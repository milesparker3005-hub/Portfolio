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8F11" w14:textId="7B1C7519" w:rsidR="00E85FBF" w:rsidRDefault="00A0387A" w:rsidP="00885B9A">
      <w:pPr>
        <w:pStyle w:val="Title"/>
        <w:jc w:val="center"/>
        <w:rPr>
          <w:rFonts w:hint="eastAsia"/>
        </w:rPr>
      </w:pPr>
      <w:r>
        <w:t>Case Competition Executive Summary</w:t>
      </w:r>
    </w:p>
    <w:p w14:paraId="0F734E77" w14:textId="4493DF91" w:rsidR="00C473D3" w:rsidRDefault="00A0387A" w:rsidP="00141BB0">
      <w:pPr>
        <w:pStyle w:val="Subtitle"/>
        <w:jc w:val="center"/>
        <w:rPr>
          <w:rFonts w:hint="eastAsia"/>
        </w:rPr>
      </w:pPr>
      <w:r>
        <w:t>Justin Shockley, Alan Lin, Tim Thomas, Nithin Komm</w:t>
      </w:r>
      <w:r w:rsidR="00C473D3">
        <w:t xml:space="preserve">ineni, Miles Parker </w:t>
      </w:r>
    </w:p>
    <w:p w14:paraId="528555EC" w14:textId="76CD96BF" w:rsidR="002A63CA" w:rsidRDefault="002A63CA" w:rsidP="002A63CA">
      <w:r w:rsidRPr="002A63CA">
        <w:br/>
      </w:r>
      <w:r w:rsidRPr="002A63CA">
        <w:rPr>
          <w:b/>
          <w:bCs/>
          <w:u w:val="single"/>
        </w:rPr>
        <w:t xml:space="preserve">Business understanding and </w:t>
      </w:r>
      <w:r w:rsidR="00A05677">
        <w:rPr>
          <w:b/>
          <w:bCs/>
          <w:u w:val="single"/>
        </w:rPr>
        <w:t>Exploratory Data Analysis</w:t>
      </w:r>
    </w:p>
    <w:p w14:paraId="08FCC3C9" w14:textId="23288673" w:rsidR="00AB582F" w:rsidRPr="00EB47EF" w:rsidRDefault="00631EF5" w:rsidP="002A63CA">
      <w:r>
        <w:t>The</w:t>
      </w:r>
      <w:r w:rsidR="006D2E0C">
        <w:t xml:space="preserve"> business problem </w:t>
      </w:r>
      <w:r w:rsidR="00EB47EF">
        <w:t>is to</w:t>
      </w:r>
      <w:r w:rsidR="006D2E0C">
        <w:t xml:space="preserve"> successfully identify what customers are likely to churn</w:t>
      </w:r>
      <w:r w:rsidR="00B42914">
        <w:t xml:space="preserve"> and</w:t>
      </w:r>
      <w:r w:rsidR="009D5607">
        <w:t xml:space="preserve"> what the major factors driving this are. </w:t>
      </w:r>
      <w:r w:rsidR="00B76A13">
        <w:t xml:space="preserve">This matters because </w:t>
      </w:r>
      <w:r w:rsidR="00EE7384">
        <w:t>it costs much more to acquire customers than it is to retain customers. If we can successfully predict who might churn, then we can employ targeted strategies</w:t>
      </w:r>
      <w:r w:rsidR="009552D7">
        <w:t>, using</w:t>
      </w:r>
      <w:r w:rsidR="006C4BBF">
        <w:t xml:space="preserve"> insights from modeling, to </w:t>
      </w:r>
      <w:r w:rsidR="00411A05">
        <w:t>retain those customers.</w:t>
      </w:r>
      <w:r w:rsidR="00D977E2">
        <w:t xml:space="preserve"> </w:t>
      </w:r>
    </w:p>
    <w:p w14:paraId="4FE5CAA7" w14:textId="16A45F91" w:rsidR="00D14526" w:rsidRPr="00D14526" w:rsidRDefault="00D14526" w:rsidP="002A63CA">
      <w:r>
        <w:t xml:space="preserve">During our pre-model exploratory data analysis, </w:t>
      </w:r>
      <w:r w:rsidR="006D4C31">
        <w:t xml:space="preserve">we first </w:t>
      </w:r>
      <w:r w:rsidR="00D27A66">
        <w:t xml:space="preserve">needed to </w:t>
      </w:r>
      <w:r w:rsidR="008743EC">
        <w:t>see how many</w:t>
      </w:r>
      <w:r w:rsidR="000F526A">
        <w:t xml:space="preserve"> observations there </w:t>
      </w:r>
      <w:r w:rsidR="00CE47C1">
        <w:t xml:space="preserve">are, </w:t>
      </w:r>
      <w:r w:rsidR="000F526A">
        <w:t>what</w:t>
      </w:r>
      <w:r w:rsidR="00E9103C">
        <w:t xml:space="preserve"> our predictor variables </w:t>
      </w:r>
      <w:r w:rsidR="00CE47C1">
        <w:t>are,</w:t>
      </w:r>
      <w:r w:rsidR="00E9103C">
        <w:t xml:space="preserve"> and what our response variable is. There are 5636 observations with </w:t>
      </w:r>
      <w:r w:rsidR="00DA26E4">
        <w:t>36 total variables</w:t>
      </w:r>
      <w:r w:rsidR="00E560C7">
        <w:t>. 33 are predictor variables</w:t>
      </w:r>
      <w:r w:rsidR="00415E0B">
        <w:t xml:space="preserve"> and two are reference variables (unique identifiers)</w:t>
      </w:r>
      <w:r w:rsidR="00EA6E3E">
        <w:t>.</w:t>
      </w:r>
      <w:r w:rsidR="00605B40">
        <w:t xml:space="preserve"> Our response variable </w:t>
      </w:r>
      <w:r w:rsidR="00417172">
        <w:t xml:space="preserve">in this dataset is left_flag </w:t>
      </w:r>
      <w:r w:rsidR="00B33E51">
        <w:t>and this represents wh</w:t>
      </w:r>
      <w:r w:rsidR="003F5FFC">
        <w:t>ether a customer will churn (“yes”) or not (“no”).</w:t>
      </w:r>
      <w:r w:rsidR="00AB270D">
        <w:t xml:space="preserve"> We </w:t>
      </w:r>
      <w:r w:rsidR="007F6E4E">
        <w:t>examin</w:t>
      </w:r>
      <w:r w:rsidR="00EE1A57">
        <w:t xml:space="preserve">ed the distribution of this variable and found that </w:t>
      </w:r>
      <w:r w:rsidR="00BF6A90">
        <w:t>about 75% of responses were “no” and 25% “yes”.</w:t>
      </w:r>
      <w:r w:rsidR="00FE1421">
        <w:t xml:space="preserve"> We then</w:t>
      </w:r>
      <w:r w:rsidR="00CE47C1">
        <w:t xml:space="preserve"> examined the dataset for missing</w:t>
      </w:r>
      <w:r w:rsidR="00BC1262">
        <w:t xml:space="preserve"> values and NULL values. </w:t>
      </w:r>
      <w:r w:rsidR="00D21EC1">
        <w:t xml:space="preserve">We found that the recent_offer column has 3106 </w:t>
      </w:r>
      <w:r w:rsidR="00C55287">
        <w:t>missing values.</w:t>
      </w:r>
      <w:r w:rsidR="00D53D27">
        <w:t xml:space="preserve"> This can skew/misrepresent the data and can </w:t>
      </w:r>
      <w:r w:rsidR="00FC55E3">
        <w:t>impact our ability to find a relationship between Recent Offers and customer churn.</w:t>
      </w:r>
      <w:r w:rsidR="00C00C22">
        <w:t xml:space="preserve"> Internet_tech has 1212 missing values</w:t>
      </w:r>
      <w:r w:rsidR="00EE6520">
        <w:t>. This</w:t>
      </w:r>
      <w:r w:rsidR="00B76590">
        <w:t xml:space="preserve"> may mean that the customer does not have internet </w:t>
      </w:r>
      <w:r w:rsidR="001002AC">
        <w:t xml:space="preserve">or the equipment for internet. </w:t>
      </w:r>
      <w:r w:rsidR="00815C41">
        <w:t>We noticed t</w:t>
      </w:r>
      <w:r w:rsidR="00A34E6E">
        <w:t>hat every value in the fiscal_qtr column was “Q3” which shows no variation within the column.</w:t>
      </w:r>
    </w:p>
    <w:p w14:paraId="7DDA7D17" w14:textId="59E0F038" w:rsidR="002A63CA" w:rsidRDefault="002A63CA" w:rsidP="002A63CA">
      <w:r w:rsidRPr="002A63CA">
        <w:br/>
      </w:r>
      <w:r w:rsidR="001F5CFA">
        <w:rPr>
          <w:b/>
          <w:bCs/>
          <w:u w:val="single"/>
        </w:rPr>
        <w:t xml:space="preserve">Data </w:t>
      </w:r>
      <w:r w:rsidR="00FB4A42">
        <w:rPr>
          <w:b/>
          <w:bCs/>
          <w:u w:val="single"/>
        </w:rPr>
        <w:t>Preprocessing</w:t>
      </w:r>
      <w:r w:rsidR="001F5CFA">
        <w:rPr>
          <w:b/>
          <w:bCs/>
          <w:u w:val="single"/>
        </w:rPr>
        <w:t xml:space="preserve"> and Feature Engineering </w:t>
      </w:r>
      <w:ins w:id="0" w:author="Miles Parker" w:date="2026-02-03T19:43:00Z" w16du:dateUtc="2026-02-04T00:43:00Z">
        <w:r w:rsidR="0078770E">
          <w:rPr>
            <w:b/>
            <w:bCs/>
          </w:rPr>
          <w:t xml:space="preserve"> </w:t>
        </w:r>
      </w:ins>
      <w:r w:rsidRPr="002A63CA">
        <w:rPr>
          <w:b/>
        </w:rPr>
        <w:br/>
      </w:r>
      <w:r w:rsidR="008C0CC9" w:rsidRPr="008C0CC9">
        <w:t>We removed columns that were unique identifiers because they add no value to predicting customer churn. They are simply keys to identify each row. Since we are looking at the data at large and not individual observations, we can remove these columns. The two columns being removed</w:t>
      </w:r>
      <w:r w:rsidR="006C5A69">
        <w:t xml:space="preserve"> for this</w:t>
      </w:r>
      <w:r w:rsidR="008C0CC9" w:rsidRPr="008C0CC9">
        <w:t xml:space="preserve"> are acc_ref and cus_ref.</w:t>
      </w:r>
      <w:r w:rsidR="008C0CC9">
        <w:t xml:space="preserve"> </w:t>
      </w:r>
    </w:p>
    <w:p w14:paraId="66C0F527" w14:textId="4C1BB09F" w:rsidR="008C0CC9" w:rsidRPr="009D52DA" w:rsidRDefault="00EF3BEC" w:rsidP="002A63CA">
      <w:r w:rsidRPr="009D52DA">
        <w:t>We</w:t>
      </w:r>
      <w:r w:rsidR="00B42187">
        <w:t xml:space="preserve"> also</w:t>
      </w:r>
      <w:r w:rsidRPr="009D52DA">
        <w:t xml:space="preserve"> removed columns that were missing over 50% of data. There is only one column in this data that fits this and it is recent_offer. Recent_offer has over 55% of its data missing, making this column unusable. This column adds no value to our model since </w:t>
      </w:r>
      <w:r w:rsidR="00B42187" w:rsidRPr="009D52DA">
        <w:t>most of</w:t>
      </w:r>
      <w:r w:rsidRPr="009D52DA">
        <w:t xml:space="preserve"> the data is not there.</w:t>
      </w:r>
    </w:p>
    <w:p w14:paraId="790EC3DA" w14:textId="5B88AE01" w:rsidR="00EF3BEC" w:rsidRDefault="007A4CFA" w:rsidP="002A63CA">
      <w:r>
        <w:t>Next, w</w:t>
      </w:r>
      <w:r w:rsidR="009D52DA" w:rsidRPr="009D52DA">
        <w:t>e imputed the remaining missing values</w:t>
      </w:r>
      <w:r>
        <w:t>.</w:t>
      </w:r>
      <w:r w:rsidR="009D52DA" w:rsidRPr="009D52DA">
        <w:t xml:space="preserve"> There were 1212 (out of 5636) missing values in internet_tech, which is a categorical variable with three categories. We imputed the missing values with a new category, “Unknown”. There </w:t>
      </w:r>
      <w:r w:rsidRPr="009D52DA">
        <w:t>was not</w:t>
      </w:r>
      <w:r w:rsidR="009D52DA" w:rsidRPr="009D52DA">
        <w:t xml:space="preserve"> </w:t>
      </w:r>
      <w:r>
        <w:t xml:space="preserve">enough </w:t>
      </w:r>
      <w:r w:rsidR="009D52DA" w:rsidRPr="009D52DA">
        <w:t>data missing for us to take the column out completely, but we must make all the data we have usable, so we added this “Unknown” category. This gives our model a better understanding of how internet technology of users can potentially affect churn.</w:t>
      </w:r>
    </w:p>
    <w:p w14:paraId="5C556431" w14:textId="55F680E7" w:rsidR="009D52DA" w:rsidRDefault="005236C4" w:rsidP="002A63CA">
      <w:r w:rsidRPr="005236C4">
        <w:t>For our next imputation, we had to account for eight missing values in total_billed. Since so few values were missing and the column is numeric, we can impute these values with the median of the column. We chose the median instead of the mean because after viewing a boxplot of the distribution of total_billed, we can see that it is skewed. This can affect the mean value so going with the median will be more robust.</w:t>
      </w:r>
    </w:p>
    <w:p w14:paraId="16A19CE3" w14:textId="2B8C4F21" w:rsidR="00A33E3A" w:rsidRDefault="00A33E3A" w:rsidP="00A33E3A">
      <w:pPr>
        <w:rPr>
          <w:ins w:id="1" w:author="Miles Parker" w:date="2026-02-03T19:36:00Z" w16du:dateUtc="2026-02-04T00:36:00Z"/>
          <w:noProof/>
        </w:rPr>
      </w:pPr>
      <w:r w:rsidRPr="00B21647">
        <w:rPr>
          <w:noProof/>
        </w:rPr>
        <w:drawing>
          <wp:anchor distT="0" distB="0" distL="114300" distR="114300" simplePos="0" relativeHeight="251658240" behindDoc="0" locked="0" layoutInCell="1" allowOverlap="1" wp14:anchorId="0236967B" wp14:editId="556792AE">
            <wp:simplePos x="0" y="0"/>
            <wp:positionH relativeFrom="margin">
              <wp:align>center</wp:align>
            </wp:positionH>
            <wp:positionV relativeFrom="paragraph">
              <wp:posOffset>9525</wp:posOffset>
            </wp:positionV>
            <wp:extent cx="3332480" cy="2296160"/>
            <wp:effectExtent l="0" t="0" r="1270" b="8890"/>
            <wp:wrapSquare wrapText="bothSides"/>
            <wp:docPr id="1317583488" name="Picture 1">
              <a:extLst xmlns:a="http://schemas.openxmlformats.org/drawingml/2006/main">
                <a:ext uri="{FF2B5EF4-FFF2-40B4-BE49-F238E27FC236}">
                  <a16:creationId xmlns:a16="http://schemas.microsoft.com/office/drawing/2014/main" id="{217ED79F-600A-446A-9412-C9EAB332C3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83488" name=""/>
                    <pic:cNvPicPr/>
                  </pic:nvPicPr>
                  <pic:blipFill rotWithShape="1">
                    <a:blip r:embed="rId7">
                      <a:extLst>
                        <a:ext uri="{28A0092B-C50C-407E-A947-70E740481C1C}">
                          <a14:useLocalDpi xmlns:a14="http://schemas.microsoft.com/office/drawing/2010/main" val="0"/>
                        </a:ext>
                      </a:extLst>
                    </a:blip>
                    <a:srcRect t="18554"/>
                    <a:stretch>
                      <a:fillRect/>
                    </a:stretch>
                  </pic:blipFill>
                  <pic:spPr bwMode="auto">
                    <a:xfrm>
                      <a:off x="0" y="0"/>
                      <a:ext cx="3332480" cy="229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0D070F" w14:textId="5C831367" w:rsidR="00A33E3A" w:rsidRDefault="00A33E3A" w:rsidP="00A33E3A">
      <w:ins w:id="2" w:author="Miles Parker" w:date="2026-02-03T19:36:00Z" w16du:dateUtc="2026-02-04T00:36:00Z">
        <w:r>
          <w:br w:type="textWrapping" w:clear="all"/>
        </w:r>
      </w:ins>
    </w:p>
    <w:p w14:paraId="0BF6B53E" w14:textId="222884E6" w:rsidR="005236C4" w:rsidRDefault="00E07AA1" w:rsidP="002A63CA">
      <w:r w:rsidRPr="00E07AA1">
        <w:t xml:space="preserve">We removed fiscal_qtr as well because there was no variation in that column. Every single row has “Q3” as </w:t>
      </w:r>
      <w:r w:rsidR="002926AC">
        <w:t>an</w:t>
      </w:r>
      <w:r w:rsidRPr="00E07AA1">
        <w:t xml:space="preserve"> entry so this column means nothing to us in predicting customer churn.</w:t>
      </w:r>
    </w:p>
    <w:p w14:paraId="55F1D60A" w14:textId="3BADCFB5" w:rsidR="00E07AA1" w:rsidRDefault="009B60C6" w:rsidP="002A63CA">
      <w:r w:rsidRPr="009B60C6">
        <w:t>We engineered a new feature that is average monthly spent (avg_monthly_spent). This new column is total_bill divided by tenure_mo, so it takes how much someone has been billed in their time with the company divided by how long they have been with the company. This can give us a clearer picture of how much people are paying monthly throughout their tenure with the company.</w:t>
      </w:r>
    </w:p>
    <w:p w14:paraId="0559DB5C" w14:textId="426D6F90" w:rsidR="009B60C6" w:rsidRDefault="00D13C96" w:rsidP="002A63CA">
      <w:pPr>
        <w:rPr>
          <w:ins w:id="3" w:author="Miles Parker" w:date="2026-02-03T19:38:00Z" w16du:dateUtc="2026-02-04T00:38:00Z"/>
        </w:rPr>
      </w:pPr>
      <w:r w:rsidRPr="00D13C96">
        <w:t>Our next feature is combining the data from stream_tv, stream_movies, and stream_music into one column that is the sum of how many streaming services are attached to their account. The range for this is 0 to 3, 0 being no streaming services and 3 being they have all of them. This will give us a good idea if what type of individual streaming service affects churn, or if the number of streaming services affects it.</w:t>
      </w:r>
      <w:r w:rsidR="00AB2F84" w:rsidRPr="00AB2F84">
        <w:t xml:space="preserve"> We repeated the same process from streaming services for add</w:t>
      </w:r>
      <w:ins w:id="4" w:author="Miles Parker" w:date="2026-02-03T19:38:00Z" w16du:dateUtc="2026-02-04T00:38:00Z">
        <w:r w:rsidR="001B5A99">
          <w:t>-</w:t>
        </w:r>
      </w:ins>
      <w:del w:id="5" w:author="Miles Parker" w:date="2026-02-03T19:38:00Z" w16du:dateUtc="2026-02-04T00:38:00Z">
        <w:r w:rsidR="00AB2F84" w:rsidRPr="00AB2F84" w:rsidDel="001B5A99">
          <w:delText xml:space="preserve"> </w:delText>
        </w:r>
      </w:del>
      <w:r w:rsidR="00AB2F84" w:rsidRPr="00AB2F84">
        <w:t>ons. We created a column that shows how many add</w:t>
      </w:r>
      <w:ins w:id="6" w:author="Miles Parker" w:date="2026-02-03T19:38:00Z" w16du:dateUtc="2026-02-04T00:38:00Z">
        <w:r w:rsidR="001B5A99">
          <w:t>-</w:t>
        </w:r>
      </w:ins>
      <w:del w:id="7" w:author="Miles Parker" w:date="2026-02-03T19:38:00Z" w16du:dateUtc="2026-02-04T00:38:00Z">
        <w:r w:rsidR="00AB2F84" w:rsidRPr="00AB2F84" w:rsidDel="001B5A99">
          <w:delText xml:space="preserve"> </w:delText>
        </w:r>
      </w:del>
      <w:r w:rsidR="00AB2F84" w:rsidRPr="00AB2F84">
        <w:t>ons an account may have</w:t>
      </w:r>
      <w:r w:rsidR="001A38B2">
        <w:t xml:space="preserve">. </w:t>
      </w:r>
      <w:r w:rsidR="001A38B2" w:rsidRPr="001A38B2">
        <w:t>After creating these aggregate features, we are going to remove the specific types of streams and add</w:t>
      </w:r>
      <w:ins w:id="8" w:author="Miles Parker" w:date="2026-02-03T19:38:00Z" w16du:dateUtc="2026-02-04T00:38:00Z">
        <w:r w:rsidR="00CA630B">
          <w:t>-</w:t>
        </w:r>
      </w:ins>
      <w:del w:id="9" w:author="Miles Parker" w:date="2026-02-03T19:38:00Z" w16du:dateUtc="2026-02-04T00:38:00Z">
        <w:r w:rsidR="001A38B2" w:rsidRPr="001A38B2" w:rsidDel="00CA630B">
          <w:delText xml:space="preserve"> </w:delText>
        </w:r>
      </w:del>
      <w:r w:rsidR="001A38B2" w:rsidRPr="001A38B2">
        <w:t>ons. At first, our thinking was to keep all columns in case the type of service was a factor towards customer churn. However, after creating the bar charts shown below, we found that no matter the type of service the customer was receiving, they all show that customer churn was lower. Since having additional services can be correlated with lower churn, we know we can remove these columns because we aggregated them into separate columns.</w:t>
      </w:r>
    </w:p>
    <w:p w14:paraId="57F08E3D" w14:textId="7DAF510B" w:rsidR="0050143F" w:rsidRDefault="00000CD9" w:rsidP="002A63CA">
      <w:pPr>
        <w:rPr>
          <w:ins w:id="10" w:author="Miles Parker" w:date="2026-02-03T19:39:00Z" w16du:dateUtc="2026-02-04T00:39:00Z"/>
        </w:rPr>
      </w:pPr>
      <w:ins w:id="11" w:author="Miles Parker" w:date="2026-02-03T19:39:00Z" w16du:dateUtc="2026-02-04T00:39:00Z">
        <w:r>
          <w:t xml:space="preserve">           </w:t>
        </w:r>
      </w:ins>
      <w:ins w:id="12" w:author="Miles Parker" w:date="2026-02-03T19:38:00Z">
        <w:r w:rsidR="0050143F">
          <w:rPr>
            <w:noProof/>
          </w:rPr>
          <w:drawing>
            <wp:inline distT="0" distB="0" distL="0" distR="0" wp14:anchorId="33EF2C1C" wp14:editId="73EF39C2">
              <wp:extent cx="2573050" cy="1866010"/>
              <wp:effectExtent l="0" t="0" r="0" b="1270"/>
              <wp:docPr id="490471752" name="Picture 8">
                <a:extLst xmlns:a="http://schemas.openxmlformats.org/drawingml/2006/main">
                  <a:ext uri="{FF2B5EF4-FFF2-40B4-BE49-F238E27FC236}">
                    <a16:creationId xmlns:a16="http://schemas.microsoft.com/office/drawing/2014/main" id="{95F538CC-6AB4-4463-8C02-21FF475E2D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1752" name="Picture 4904717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9175" cy="1892208"/>
                      </a:xfrm>
                      <a:prstGeom prst="rect">
                        <a:avLst/>
                      </a:prstGeom>
                    </pic:spPr>
                  </pic:pic>
                </a:graphicData>
              </a:graphic>
            </wp:inline>
          </w:drawing>
        </w:r>
      </w:ins>
      <w:r>
        <w:rPr>
          <w:noProof/>
        </w:rPr>
        <w:drawing>
          <wp:inline distT="0" distB="0" distL="0" distR="0" wp14:anchorId="7FAEE57C" wp14:editId="355CEDF7">
            <wp:extent cx="2789845" cy="1881059"/>
            <wp:effectExtent l="0" t="0" r="0" b="5080"/>
            <wp:docPr id="1457420371" name="Picture 7">
              <a:extLst xmlns:a="http://schemas.openxmlformats.org/drawingml/2006/main">
                <a:ext uri="{FF2B5EF4-FFF2-40B4-BE49-F238E27FC236}">
                  <a16:creationId xmlns:a16="http://schemas.microsoft.com/office/drawing/2014/main" id="{4FC6FC46-E791-464F-A99A-FDF7492601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20371" name="Picture 14574203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0338" cy="1894877"/>
                    </a:xfrm>
                    <a:prstGeom prst="rect">
                      <a:avLst/>
                    </a:prstGeom>
                  </pic:spPr>
                </pic:pic>
              </a:graphicData>
            </a:graphic>
          </wp:inline>
        </w:drawing>
      </w:r>
    </w:p>
    <w:p w14:paraId="5676FE0D" w14:textId="5DF10441" w:rsidR="00000CD9" w:rsidRDefault="00770394">
      <w:pPr>
        <w:jc w:val="center"/>
        <w:pPrChange w:id="13" w:author="Miles Parker" w:date="2026-02-03T19:39:00Z" w16du:dateUtc="2026-02-04T00:39:00Z">
          <w:pPr/>
        </w:pPrChange>
      </w:pPr>
      <w:ins w:id="14" w:author="Miles Parker" w:date="2026-02-03T19:39:00Z" w16du:dateUtc="2026-02-04T00:39:00Z">
        <w:r>
          <w:rPr>
            <w:noProof/>
          </w:rPr>
          <w:drawing>
            <wp:inline distT="0" distB="0" distL="0" distR="0" wp14:anchorId="2245E48D" wp14:editId="6E5DBA27">
              <wp:extent cx="3590574" cy="2495372"/>
              <wp:effectExtent l="0" t="0" r="0" b="635"/>
              <wp:docPr id="1851286817" name="Picture 9">
                <a:extLst xmlns:a="http://schemas.openxmlformats.org/drawingml/2006/main">
                  <a:ext uri="{FF2B5EF4-FFF2-40B4-BE49-F238E27FC236}">
                    <a16:creationId xmlns:a16="http://schemas.microsoft.com/office/drawing/2014/main" id="{7732DBE1-95EA-4F60-A0D1-A67401CEC1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6817" name="Picture 1851286817"/>
                      <pic:cNvPicPr/>
                    </pic:nvPicPr>
                    <pic:blipFill>
                      <a:blip r:embed="rId10">
                        <a:extLst>
                          <a:ext uri="{28A0092B-C50C-407E-A947-70E740481C1C}">
                            <a14:useLocalDpi xmlns:a14="http://schemas.microsoft.com/office/drawing/2010/main" val="0"/>
                          </a:ext>
                        </a:extLst>
                      </a:blip>
                      <a:stretch>
                        <a:fillRect/>
                      </a:stretch>
                    </pic:blipFill>
                    <pic:spPr>
                      <a:xfrm>
                        <a:off x="0" y="0"/>
                        <a:ext cx="3625846" cy="2519885"/>
                      </a:xfrm>
                      <a:prstGeom prst="rect">
                        <a:avLst/>
                      </a:prstGeom>
                    </pic:spPr>
                  </pic:pic>
                </a:graphicData>
              </a:graphic>
            </wp:inline>
          </w:drawing>
        </w:r>
      </w:ins>
    </w:p>
    <w:p w14:paraId="05F09851" w14:textId="7B3FB1AC" w:rsidR="00D13C96" w:rsidRPr="009D52DA" w:rsidRDefault="00FF537C" w:rsidP="002A63CA">
      <w:r>
        <w:t>Lastly, we</w:t>
      </w:r>
      <w:r w:rsidRPr="00FF537C">
        <w:t xml:space="preserve"> added a new column that groups people into categories based on their tenure_mo. That way we can segment people based on how long they’ve been with the company. We can look at each segment under a microscope and see trends happening within the segment. We created three bins: “Under 2 Years”, “2-4 Years”, and “Over 4 Years”.</w:t>
      </w:r>
    </w:p>
    <w:p w14:paraId="082831E7" w14:textId="24572FCA" w:rsidR="00562260" w:rsidRPr="002A63CA" w:rsidRDefault="439C48B7" w:rsidP="002A63CA">
      <w:pPr>
        <w:rPr>
          <w:b/>
          <w:u w:val="single"/>
        </w:rPr>
      </w:pPr>
      <w:r w:rsidRPr="34231BC0">
        <w:rPr>
          <w:b/>
          <w:bCs/>
          <w:u w:val="single"/>
        </w:rPr>
        <w:t xml:space="preserve">Predictive Modeling </w:t>
      </w:r>
    </w:p>
    <w:p w14:paraId="51C180EB" w14:textId="54A1BAAA" w:rsidR="439C48B7" w:rsidRDefault="439C48B7">
      <w:r>
        <w:t>We ran 3 different models XG Boost, L</w:t>
      </w:r>
      <w:r w:rsidR="5F1B67D6">
        <w:t>asso Logistic Regression and Random Forest.</w:t>
      </w:r>
    </w:p>
    <w:p w14:paraId="06B83EF8" w14:textId="4D2AA524" w:rsidR="49171F9C" w:rsidRDefault="49171F9C">
      <w:r>
        <w:t xml:space="preserve">We started with the Random Forest model which led to </w:t>
      </w:r>
      <w:r w:rsidR="5ACB45D1">
        <w:t>a</w:t>
      </w:r>
      <w:r>
        <w:t xml:space="preserve"> score of 0.8774. This would prove to be the lowest AUC score of the different models. </w:t>
      </w:r>
      <w:r w:rsidR="0C302D6D">
        <w:t xml:space="preserve">It does have some strong benefits like its ability to handle nonlinear relationships and </w:t>
      </w:r>
      <w:r w:rsidR="67FC9168">
        <w:t>reduce</w:t>
      </w:r>
      <w:r w:rsidR="0C302D6D">
        <w:t xml:space="preserve"> overfitting. </w:t>
      </w:r>
      <w:r w:rsidR="70C07349">
        <w:t>We did not choose this model because the AUC score was the lowest.</w:t>
      </w:r>
    </w:p>
    <w:p w14:paraId="6D7FC499" w14:textId="2AE8BD11" w:rsidR="79AD45B9" w:rsidRDefault="70C07349">
      <w:r>
        <w:t xml:space="preserve">Lasso Logistic Regression proved to have a more impactful score and was tied with the XG Boost until we did more feature engineering. </w:t>
      </w:r>
      <w:r w:rsidR="379BF313">
        <w:t xml:space="preserve">This model gave this model an AUC score of 0.888. This model is useful because of its ability to show direction and the ability to penalize coefficients to reduce their impact. </w:t>
      </w:r>
    </w:p>
    <w:p w14:paraId="076888C3" w14:textId="5E60B93E" w:rsidR="522073FB" w:rsidRDefault="5F1B67D6" w:rsidP="522073FB">
      <w:r>
        <w:t xml:space="preserve">We had the best success measured in the AUC score of </w:t>
      </w:r>
      <w:r w:rsidRPr="4728641E">
        <w:rPr>
          <w:u w:val="single"/>
        </w:rPr>
        <w:t>0.903</w:t>
      </w:r>
      <w:r>
        <w:t xml:space="preserve"> </w:t>
      </w:r>
      <w:r w:rsidR="6F74F1D4">
        <w:t>with XG Boost Model. This model used a cross-</w:t>
      </w:r>
      <w:r w:rsidR="2A57B55C">
        <w:t>validated</w:t>
      </w:r>
      <w:r w:rsidR="6F74F1D4">
        <w:t xml:space="preserve"> grid search on the training data</w:t>
      </w:r>
      <w:r w:rsidR="1B2F69AE">
        <w:t xml:space="preserve">. </w:t>
      </w:r>
      <w:r w:rsidR="234A2B37">
        <w:t xml:space="preserve">This would allow the model to test multiple parameter combinations and refit the model using the best parameters. This model </w:t>
      </w:r>
      <w:r w:rsidR="23DA901D">
        <w:t>also allows us to restrict how complex the tree could become with parameters like M</w:t>
      </w:r>
      <w:r w:rsidR="46814EDD">
        <w:t>a</w:t>
      </w:r>
      <w:r w:rsidR="23DA901D">
        <w:t>x</w:t>
      </w:r>
      <w:r w:rsidR="0AD2E4D1">
        <w:t xml:space="preserve"> </w:t>
      </w:r>
      <w:r w:rsidR="23DA901D">
        <w:t xml:space="preserve">depth, a learning rate and Subsampling.  </w:t>
      </w:r>
    </w:p>
    <w:p w14:paraId="64A6975A" w14:textId="5F617E66" w:rsidR="6D1EE188" w:rsidRDefault="5BA0C2E7">
      <w:r>
        <w:t xml:space="preserve">Our </w:t>
      </w:r>
      <w:r w:rsidR="010DF72F">
        <w:t>top 5</w:t>
      </w:r>
      <w:r>
        <w:t xml:space="preserve"> predictors churn became</w:t>
      </w:r>
      <w:r w:rsidR="1D01AAEA">
        <w:t>:</w:t>
      </w:r>
    </w:p>
    <w:p w14:paraId="5470A0E7" w14:textId="1E53260A" w:rsidR="3F7B1C30" w:rsidRDefault="5BA0C2E7" w:rsidP="4A8B2047">
      <w:pPr>
        <w:pStyle w:val="ListParagraph"/>
        <w:numPr>
          <w:ilvl w:val="0"/>
          <w:numId w:val="1"/>
        </w:numPr>
      </w:pPr>
      <w:r>
        <w:t>Fiber Optic</w:t>
      </w:r>
    </w:p>
    <w:p w14:paraId="7DDA374B" w14:textId="3DCE40E6" w:rsidR="5BA0C2E7" w:rsidRDefault="5BA0C2E7" w:rsidP="15E6B07F">
      <w:pPr>
        <w:pStyle w:val="ListParagraph"/>
        <w:numPr>
          <w:ilvl w:val="0"/>
          <w:numId w:val="1"/>
        </w:numPr>
      </w:pPr>
      <w:r>
        <w:t>Month-to-month</w:t>
      </w:r>
    </w:p>
    <w:p w14:paraId="3FC3A109" w14:textId="703FCAE8" w:rsidR="57398C4D" w:rsidRDefault="5BA0C2E7" w:rsidP="57398C4D">
      <w:pPr>
        <w:pStyle w:val="ListParagraph"/>
        <w:numPr>
          <w:ilvl w:val="0"/>
          <w:numId w:val="1"/>
        </w:numPr>
      </w:pPr>
      <w:r>
        <w:t xml:space="preserve">Tenure under 2 years </w:t>
      </w:r>
    </w:p>
    <w:p w14:paraId="34DDF3D6" w14:textId="609B67AA" w:rsidR="79BB9B2F" w:rsidRDefault="5BA0C2E7" w:rsidP="79BB9B2F">
      <w:pPr>
        <w:pStyle w:val="ListParagraph"/>
        <w:numPr>
          <w:ilvl w:val="0"/>
          <w:numId w:val="1"/>
        </w:numPr>
      </w:pPr>
      <w:r>
        <w:t>No Tech Support</w:t>
      </w:r>
    </w:p>
    <w:p w14:paraId="704F4217" w14:textId="09C92E4C" w:rsidR="5BA0C2E7" w:rsidRDefault="5BA0C2E7" w:rsidP="727E2BC5">
      <w:pPr>
        <w:pStyle w:val="ListParagraph"/>
        <w:numPr>
          <w:ilvl w:val="0"/>
          <w:numId w:val="1"/>
        </w:numPr>
      </w:pPr>
      <w:r>
        <w:t xml:space="preserve">Contract term of 2 years. </w:t>
      </w:r>
    </w:p>
    <w:p w14:paraId="312B9DA9" w14:textId="5CC60CAF" w:rsidR="5DD98450" w:rsidRDefault="0625FBA0" w:rsidP="57BFED0F">
      <w:r w:rsidRPr="1CEFA882">
        <w:rPr>
          <w:b/>
          <w:bCs/>
          <w:u w:val="single"/>
        </w:rPr>
        <w:t xml:space="preserve">Mechanics </w:t>
      </w:r>
      <w:r w:rsidRPr="4D59A648">
        <w:rPr>
          <w:b/>
          <w:bCs/>
          <w:u w:val="single"/>
        </w:rPr>
        <w:t xml:space="preserve">and </w:t>
      </w:r>
      <w:r w:rsidRPr="3038B29E">
        <w:rPr>
          <w:b/>
          <w:bCs/>
          <w:u w:val="single"/>
        </w:rPr>
        <w:t>Evaluation</w:t>
      </w:r>
    </w:p>
    <w:p w14:paraId="0E528FA8" w14:textId="0245ACEF" w:rsidR="2E74DE6D" w:rsidRDefault="0625FBA0" w:rsidP="2E74DE6D">
      <w:r>
        <w:t xml:space="preserve">Our basic post </w:t>
      </w:r>
      <w:r w:rsidR="259D4262">
        <w:t>analytics</w:t>
      </w:r>
      <w:r>
        <w:t xml:space="preserve"> used a stratified cross-validation to the tune </w:t>
      </w:r>
      <w:r w:rsidR="32DFF46F">
        <w:t>of</w:t>
      </w:r>
      <w:r>
        <w:t xml:space="preserve"> the model. It allows use to keep the same churn rate </w:t>
      </w:r>
      <w:r w:rsidR="2EC6D4AF">
        <w:t xml:space="preserve">as the full data set. We noticed that 26.5% </w:t>
      </w:r>
      <w:r w:rsidR="1C19F40E">
        <w:t xml:space="preserve">of </w:t>
      </w:r>
      <w:r w:rsidR="2EC6D4AF">
        <w:t xml:space="preserve">the Left_flag churn rate did churn while 73.5% did not. </w:t>
      </w:r>
      <w:r w:rsidR="16BE3811">
        <w:t>The churn is unbalanced at 26.5%.</w:t>
      </w:r>
    </w:p>
    <w:p w14:paraId="774486E2" w14:textId="47C46677" w:rsidR="37B08AFB" w:rsidRDefault="56DDFDF6" w:rsidP="37B08AFB">
      <w:pPr>
        <w:rPr>
          <w:b/>
          <w:u w:val="single"/>
        </w:rPr>
      </w:pPr>
      <w:r w:rsidRPr="4197E317">
        <w:rPr>
          <w:b/>
          <w:bCs/>
          <w:u w:val="single"/>
        </w:rPr>
        <w:t>Recommendations</w:t>
      </w:r>
    </w:p>
    <w:p w14:paraId="1033B7B5" w14:textId="1BDBC3DC" w:rsidR="63EDE7D8" w:rsidRDefault="3E1AF95A" w:rsidP="63EDE7D8">
      <w:r>
        <w:t>We focused our recommendations on three topics: Fiber Optics, Add-ons, and Referrals.</w:t>
      </w:r>
    </w:p>
    <w:p w14:paraId="27B2B2D6" w14:textId="4F5621FC" w:rsidR="680A2A6A" w:rsidRDefault="680A2A6A" w:rsidP="680A2A6A">
      <w:pPr>
        <w:rPr>
          <w:rFonts w:eastAsia="Times New Roman" w:cs="Times New Roman"/>
          <w:b/>
          <w:bCs/>
          <w:color w:val="000000" w:themeColor="text1"/>
          <w:u w:val="single"/>
        </w:rPr>
      </w:pPr>
    </w:p>
    <w:p w14:paraId="4C36DB9D" w14:textId="71E19DAC" w:rsidR="7F25978E" w:rsidRDefault="7F25978E" w:rsidP="7F25978E">
      <w:pPr>
        <w:rPr>
          <w:rFonts w:eastAsia="Times New Roman" w:cs="Times New Roman"/>
          <w:b/>
          <w:bCs/>
          <w:color w:val="000000" w:themeColor="text1"/>
          <w:u w:val="single"/>
        </w:rPr>
      </w:pPr>
    </w:p>
    <w:p w14:paraId="27BF5418" w14:textId="4409E890" w:rsidR="2E2D93C1" w:rsidRPr="00963318" w:rsidRDefault="1EB66ED0" w:rsidP="2E2D93C1">
      <w:pPr>
        <w:rPr>
          <w:rFonts w:eastAsia="Times New Roman" w:cs="Times New Roman"/>
          <w:color w:val="000000" w:themeColor="text1"/>
          <w:u w:val="single"/>
        </w:rPr>
      </w:pPr>
      <w:r w:rsidRPr="00963318">
        <w:rPr>
          <w:noProof/>
          <w:u w:val="single"/>
        </w:rPr>
        <w:drawing>
          <wp:anchor distT="0" distB="0" distL="114300" distR="114300" simplePos="0" relativeHeight="251660289" behindDoc="0" locked="0" layoutInCell="1" allowOverlap="1" wp14:anchorId="2B21EA91" wp14:editId="5767B4FD">
            <wp:simplePos x="0" y="0"/>
            <wp:positionH relativeFrom="column">
              <wp:align>left</wp:align>
            </wp:positionH>
            <wp:positionV relativeFrom="paragraph">
              <wp:posOffset>0</wp:posOffset>
            </wp:positionV>
            <wp:extent cx="5886450" cy="3431824"/>
            <wp:effectExtent l="0" t="0" r="0" b="0"/>
            <wp:wrapSquare wrapText="bothSides"/>
            <wp:docPr id="2116418267" name="drawing" title="A graph with red and blue dots&#10;&#10;AI-generated content may be incorrect.">
              <a:extLst xmlns:a="http://schemas.openxmlformats.org/drawingml/2006/main">
                <a:ext uri="{FF2B5EF4-FFF2-40B4-BE49-F238E27FC236}">
                  <a16:creationId xmlns:a16="http://schemas.microsoft.com/office/drawing/2014/main" id="{392E1226-BCCA-482E-AAB3-B08EFA5217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18267" name="Picture 2116418267"/>
                    <pic:cNvPicPr/>
                  </pic:nvPicPr>
                  <pic:blipFill>
                    <a:blip r:embed="rId11">
                      <a:extLst>
                        <a:ext uri="{28A0092B-C50C-407E-A947-70E740481C1C}">
                          <a14:useLocalDpi xmlns:a14="http://schemas.microsoft.com/office/drawing/2010/main"/>
                        </a:ext>
                      </a:extLst>
                    </a:blip>
                    <a:stretch>
                      <a:fillRect/>
                    </a:stretch>
                  </pic:blipFill>
                  <pic:spPr>
                    <a:xfrm>
                      <a:off x="0" y="0"/>
                      <a:ext cx="5886450" cy="3431824"/>
                    </a:xfrm>
                    <a:prstGeom prst="rect">
                      <a:avLst/>
                    </a:prstGeom>
                  </pic:spPr>
                </pic:pic>
              </a:graphicData>
            </a:graphic>
            <wp14:sizeRelH relativeFrom="page">
              <wp14:pctWidth>0</wp14:pctWidth>
            </wp14:sizeRelH>
            <wp14:sizeRelV relativeFrom="page">
              <wp14:pctHeight>0</wp14:pctHeight>
            </wp14:sizeRelV>
          </wp:anchor>
        </w:drawing>
      </w:r>
      <w:r w:rsidR="2094666F" w:rsidRPr="54F1DA98">
        <w:rPr>
          <w:rFonts w:eastAsia="Times New Roman" w:cs="Times New Roman"/>
          <w:b/>
          <w:bCs/>
          <w:color w:val="000000" w:themeColor="text1"/>
          <w:u w:val="single"/>
        </w:rPr>
        <w:t>Fiber Optics</w:t>
      </w:r>
    </w:p>
    <w:p w14:paraId="0167A7A4" w14:textId="0BDC92F5" w:rsidR="3E1AF95A" w:rsidRDefault="3E1AF95A" w:rsidP="0BE4E1BC">
      <w:r>
        <w:t xml:space="preserve">Fiber Optics </w:t>
      </w:r>
      <w:r w:rsidR="785C50FC">
        <w:t>is</w:t>
      </w:r>
      <w:r w:rsidR="74CE8BAA">
        <w:t xml:space="preserve"> our focus because of how product pricing places it primarily in the high churn portion. </w:t>
      </w:r>
      <w:r w:rsidR="1D6CD8CF">
        <w:t xml:space="preserve">The pink </w:t>
      </w:r>
      <w:r w:rsidR="4D5AFE96">
        <w:t>portion above shows that the</w:t>
      </w:r>
      <w:r w:rsidR="1D6CD8CF">
        <w:t xml:space="preserve"> </w:t>
      </w:r>
      <w:r w:rsidR="4D5AFE96">
        <w:t xml:space="preserve">fiber optic </w:t>
      </w:r>
      <w:r w:rsidR="0D490CFE">
        <w:t>category</w:t>
      </w:r>
      <w:r w:rsidR="4D5AFE96">
        <w:t xml:space="preserve"> is </w:t>
      </w:r>
      <w:r w:rsidR="2336C202">
        <w:t>primary</w:t>
      </w:r>
      <w:r w:rsidR="4D5AFE96">
        <w:t xml:space="preserve"> in the high churn zone with </w:t>
      </w:r>
      <w:r w:rsidR="3305291F">
        <w:t>most</w:t>
      </w:r>
      <w:r w:rsidR="181287DA">
        <w:t xml:space="preserve"> of the plots placed in the upper high churn portion. </w:t>
      </w:r>
      <w:r w:rsidR="1D6CD8CF">
        <w:t xml:space="preserve"> </w:t>
      </w:r>
      <w:r w:rsidR="27182521">
        <w:t xml:space="preserve">This change happens around the $100 mark. </w:t>
      </w:r>
    </w:p>
    <w:p w14:paraId="58D40351" w14:textId="338D11F0" w:rsidR="2E2D93C1" w:rsidRDefault="74CE8BAA" w:rsidP="2E2D93C1">
      <w:r>
        <w:t xml:space="preserve"> </w:t>
      </w:r>
      <w:r w:rsidR="667843A6">
        <w:t xml:space="preserve">We believed that this meant that it needed to be marketed in a different fashion </w:t>
      </w:r>
      <w:r w:rsidR="28D0F35C">
        <w:t>than</w:t>
      </w:r>
      <w:r w:rsidR="667843A6">
        <w:t xml:space="preserve"> DSL and other products. We believe that the marketing needs to be pushed towards businesse</w:t>
      </w:r>
      <w:r w:rsidR="415984E6">
        <w:t xml:space="preserve">s and people with home offices with a strong need for the benefits of fiber internet. </w:t>
      </w:r>
      <w:r w:rsidR="113B27F6">
        <w:t xml:space="preserve"> These benefits include High Reliability/Stability, Lower Latency and symmetrical upload/download speeds.</w:t>
      </w:r>
      <w:r w:rsidR="241A1FAB">
        <w:t xml:space="preserve"> </w:t>
      </w:r>
      <w:r w:rsidR="113B27F6">
        <w:t xml:space="preserve"> </w:t>
      </w:r>
    </w:p>
    <w:p w14:paraId="4044C55E" w14:textId="74DDB423" w:rsidR="00C473D3" w:rsidRPr="00C473D3" w:rsidRDefault="2542AF5F" w:rsidP="00C473D3">
      <w:r>
        <w:t xml:space="preserve">Additionally, </w:t>
      </w:r>
      <w:r w:rsidR="567405EF">
        <w:t>we</w:t>
      </w:r>
      <w:r>
        <w:t xml:space="preserve"> want to make customer service more direct and allow better referral rewards with the high</w:t>
      </w:r>
      <w:r w:rsidR="77B86065">
        <w:t>-</w:t>
      </w:r>
      <w:r>
        <w:t xml:space="preserve">end service to keep </w:t>
      </w:r>
      <w:r w:rsidR="2B1501F7">
        <w:t>up</w:t>
      </w:r>
      <w:r>
        <w:t xml:space="preserve"> with the luxury pricing of </w:t>
      </w:r>
      <w:r w:rsidR="117E9FB9">
        <w:t xml:space="preserve">Fiber Optic internet service. </w:t>
      </w:r>
      <w:r>
        <w:t xml:space="preserve"> </w:t>
      </w:r>
      <w:r w:rsidR="359D4C46">
        <w:t xml:space="preserve">This would increase the perceived value that the customer has with the business and overall increase the number of referrals. </w:t>
      </w:r>
    </w:p>
    <w:p w14:paraId="09EA96A0" w14:textId="4E315DD1" w:rsidR="00C473D3" w:rsidRPr="00C473D3" w:rsidRDefault="6D56E1CF" w:rsidP="1D70FF20">
      <w:r>
        <w:rPr>
          <w:noProof/>
        </w:rPr>
        <w:drawing>
          <wp:inline distT="0" distB="0" distL="0" distR="0" wp14:anchorId="09F01C90" wp14:editId="153E462C">
            <wp:extent cx="5562600" cy="1729398"/>
            <wp:effectExtent l="0" t="0" r="0" b="0"/>
            <wp:docPr id="604178426" name="drawing">
              <a:extLst xmlns:a="http://schemas.openxmlformats.org/drawingml/2006/main">
                <a:ext uri="{FF2B5EF4-FFF2-40B4-BE49-F238E27FC236}">
                  <a16:creationId xmlns:a16="http://schemas.microsoft.com/office/drawing/2014/main" id="{2D64B19B-800C-4A93-A675-F6312DA176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3897" name="Picture 161313897"/>
                    <pic:cNvPicPr/>
                  </pic:nvPicPr>
                  <pic:blipFill>
                    <a:blip r:embed="rId12">
                      <a:extLst>
                        <a:ext uri="{28A0092B-C50C-407E-A947-70E740481C1C}">
                          <a14:useLocalDpi xmlns:a14="http://schemas.microsoft.com/office/drawing/2010/main"/>
                        </a:ext>
                      </a:extLst>
                    </a:blip>
                    <a:stretch>
                      <a:fillRect/>
                    </a:stretch>
                  </pic:blipFill>
                  <pic:spPr>
                    <a:xfrm>
                      <a:off x="0" y="0"/>
                      <a:ext cx="5562600" cy="1729398"/>
                    </a:xfrm>
                    <a:prstGeom prst="rect">
                      <a:avLst/>
                    </a:prstGeom>
                  </pic:spPr>
                </pic:pic>
              </a:graphicData>
            </a:graphic>
          </wp:inline>
        </w:drawing>
      </w:r>
    </w:p>
    <w:p w14:paraId="5EE6E999" w14:textId="4438493C" w:rsidR="694BBF39" w:rsidRPr="00C77AB0" w:rsidRDefault="6D56E1CF">
      <w:pPr>
        <w:rPr>
          <w:u w:val="single"/>
        </w:rPr>
      </w:pPr>
      <w:r w:rsidRPr="00C77AB0">
        <w:rPr>
          <w:b/>
          <w:bCs/>
          <w:u w:val="single"/>
        </w:rPr>
        <w:t>Add-On Products</w:t>
      </w:r>
    </w:p>
    <w:p w14:paraId="3AD8EC46" w14:textId="7F7F2F2C" w:rsidR="00C473D3" w:rsidRPr="00C473D3" w:rsidRDefault="6D56E1CF" w:rsidP="49A4C7A9">
      <w:r>
        <w:t>We noticed</w:t>
      </w:r>
      <w:r w:rsidR="75C9D99D">
        <w:t xml:space="preserve"> that</w:t>
      </w:r>
      <w:r>
        <w:t xml:space="preserve"> when we compared the portion of people with Add On products with additional pro</w:t>
      </w:r>
      <w:r w:rsidR="77A27EA6">
        <w:t xml:space="preserve">ducts to the internet service had a higher cost to </w:t>
      </w:r>
      <w:r w:rsidR="5069B7DF">
        <w:t>leave</w:t>
      </w:r>
      <w:r w:rsidR="77A27EA6">
        <w:t>. This meant that their churn rate also d</w:t>
      </w:r>
      <w:r w:rsidR="491A57D3">
        <w:t xml:space="preserve">ecreased in proportion. </w:t>
      </w:r>
      <w:r w:rsidR="6BB5E844">
        <w:t xml:space="preserve">This was the same with DSL, Fiber, and people with no internet service. </w:t>
      </w:r>
    </w:p>
    <w:p w14:paraId="4D47D923" w14:textId="0F0330B9" w:rsidR="00C473D3" w:rsidRPr="00C473D3" w:rsidRDefault="6BB5E844" w:rsidP="1C2D4036">
      <w:r>
        <w:t xml:space="preserve">Our recommendation here was to increase the sales pressure on additional products to the base </w:t>
      </w:r>
      <w:r w:rsidR="7B6071C8">
        <w:t>of</w:t>
      </w:r>
      <w:r>
        <w:t xml:space="preserve"> internet service. These services could be phone, se</w:t>
      </w:r>
      <w:r w:rsidR="58C01E94">
        <w:t>curity</w:t>
      </w:r>
      <w:r w:rsidR="0FE84CB2">
        <w:t>,</w:t>
      </w:r>
      <w:r w:rsidR="58C01E94">
        <w:t xml:space="preserve"> or other upgrades that could be bundled to a lower overall price </w:t>
      </w:r>
      <w:r w:rsidR="3B4502A0">
        <w:t>than</w:t>
      </w:r>
      <w:r w:rsidR="58C01E94">
        <w:t xml:space="preserve"> what the person might be paying currently. </w:t>
      </w:r>
    </w:p>
    <w:p w14:paraId="74ACB378" w14:textId="21A55E89" w:rsidR="00C473D3" w:rsidRPr="00C473D3" w:rsidRDefault="18166586" w:rsidP="26538F2D">
      <w:pPr>
        <w:rPr>
          <w:rFonts w:ascii="Times New Roman" w:eastAsia="Times New Roman" w:hAnsi="Times New Roman" w:cs="Times New Roman"/>
        </w:rPr>
      </w:pPr>
      <w:r>
        <w:rPr>
          <w:noProof/>
        </w:rPr>
        <w:drawing>
          <wp:inline distT="0" distB="0" distL="0" distR="0" wp14:anchorId="50C1AB03" wp14:editId="51B4716C">
            <wp:extent cx="4399922" cy="3543300"/>
            <wp:effectExtent l="0" t="0" r="0" b="0"/>
            <wp:docPr id="229831642" name="drawing">
              <a:extLst xmlns:a="http://schemas.openxmlformats.org/drawingml/2006/main">
                <a:ext uri="{FF2B5EF4-FFF2-40B4-BE49-F238E27FC236}">
                  <a16:creationId xmlns:a16="http://schemas.microsoft.com/office/drawing/2014/main" id="{73DF020F-1EDA-481A-A450-C4A2E75A3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31642" name="Picture 229831642"/>
                    <pic:cNvPicPr/>
                  </pic:nvPicPr>
                  <pic:blipFill>
                    <a:blip r:embed="rId13">
                      <a:extLst>
                        <a:ext uri="{28A0092B-C50C-407E-A947-70E740481C1C}">
                          <a14:useLocalDpi xmlns:a14="http://schemas.microsoft.com/office/drawing/2010/main"/>
                        </a:ext>
                      </a:extLst>
                    </a:blip>
                    <a:stretch>
                      <a:fillRect/>
                    </a:stretch>
                  </pic:blipFill>
                  <pic:spPr>
                    <a:xfrm>
                      <a:off x="0" y="0"/>
                      <a:ext cx="4399922" cy="3543300"/>
                    </a:xfrm>
                    <a:prstGeom prst="rect">
                      <a:avLst/>
                    </a:prstGeom>
                  </pic:spPr>
                </pic:pic>
              </a:graphicData>
            </a:graphic>
          </wp:inline>
        </w:drawing>
      </w:r>
    </w:p>
    <w:p w14:paraId="7A060635" w14:textId="11D20275" w:rsidR="5691A537" w:rsidRDefault="5691A537" w:rsidP="5691A537">
      <w:pPr>
        <w:rPr>
          <w:rFonts w:ascii="Times New Roman" w:eastAsia="Times New Roman" w:hAnsi="Times New Roman" w:cs="Times New Roman"/>
          <w:b/>
          <w:bCs/>
          <w:color w:val="000000" w:themeColor="text1"/>
          <w:u w:val="single"/>
        </w:rPr>
      </w:pPr>
    </w:p>
    <w:p w14:paraId="6C6C270A" w14:textId="72F8F95C" w:rsidR="18166586" w:rsidRPr="00C77AB0" w:rsidRDefault="18166586" w:rsidP="3036276E">
      <w:pPr>
        <w:rPr>
          <w:rFonts w:eastAsia="Times New Roman" w:cs="Times New Roman"/>
          <w:b/>
          <w:bCs/>
          <w:color w:val="000000" w:themeColor="text1"/>
          <w:u w:val="single"/>
        </w:rPr>
      </w:pPr>
      <w:r w:rsidRPr="00C77AB0">
        <w:rPr>
          <w:rFonts w:eastAsia="Times New Roman" w:cs="Times New Roman"/>
          <w:b/>
          <w:color w:val="000000" w:themeColor="text1"/>
          <w:u w:val="single"/>
        </w:rPr>
        <w:t xml:space="preserve">Referrals </w:t>
      </w:r>
    </w:p>
    <w:p w14:paraId="721E6C8C" w14:textId="63BF2E11" w:rsidR="00C473D3" w:rsidRPr="00C77AB0" w:rsidRDefault="590DCB16" w:rsidP="00C473D3">
      <w:pPr>
        <w:rPr>
          <w:rFonts w:eastAsia="Times New Roman" w:cs="Times New Roman"/>
          <w:color w:val="000000" w:themeColor="text1"/>
        </w:rPr>
      </w:pPr>
      <w:r w:rsidRPr="00C77AB0">
        <w:rPr>
          <w:rFonts w:eastAsia="Times New Roman" w:cs="Times New Roman"/>
          <w:color w:val="000000" w:themeColor="text1"/>
        </w:rPr>
        <w:t xml:space="preserve">Our last recommendation is to increase the focus on customer referrals. </w:t>
      </w:r>
      <w:r w:rsidR="06FBD69C" w:rsidRPr="00C77AB0">
        <w:rPr>
          <w:rFonts w:eastAsia="Times New Roman" w:cs="Times New Roman"/>
          <w:color w:val="000000" w:themeColor="text1"/>
        </w:rPr>
        <w:t xml:space="preserve">It costs less to retain customers then it would convince others to join. </w:t>
      </w:r>
      <w:r w:rsidRPr="00C77AB0">
        <w:rPr>
          <w:rFonts w:eastAsia="Times New Roman" w:cs="Times New Roman"/>
          <w:color w:val="000000" w:themeColor="text1"/>
        </w:rPr>
        <w:t xml:space="preserve">This would go along with the </w:t>
      </w:r>
      <w:r w:rsidR="261396A3" w:rsidRPr="00C77AB0">
        <w:rPr>
          <w:rFonts w:eastAsia="Times New Roman" w:cs="Times New Roman"/>
          <w:color w:val="000000" w:themeColor="text1"/>
        </w:rPr>
        <w:t xml:space="preserve">other recommendations above. We noticed that </w:t>
      </w:r>
      <w:r w:rsidR="6F869BF4" w:rsidRPr="00C77AB0">
        <w:rPr>
          <w:rFonts w:eastAsia="Times New Roman" w:cs="Times New Roman"/>
          <w:color w:val="000000" w:themeColor="text1"/>
        </w:rPr>
        <w:t>an</w:t>
      </w:r>
      <w:r w:rsidR="261396A3" w:rsidRPr="00C77AB0">
        <w:rPr>
          <w:rFonts w:eastAsia="Times New Roman" w:cs="Times New Roman"/>
          <w:color w:val="000000" w:themeColor="text1"/>
        </w:rPr>
        <w:t xml:space="preserve"> increase in referrals from the customer means a strong decrease in the amount that </w:t>
      </w:r>
      <w:r w:rsidR="18452476" w:rsidRPr="00C77AB0">
        <w:rPr>
          <w:rFonts w:eastAsia="Times New Roman" w:cs="Times New Roman"/>
          <w:color w:val="000000" w:themeColor="text1"/>
        </w:rPr>
        <w:t>is</w:t>
      </w:r>
      <w:r w:rsidR="261396A3" w:rsidRPr="00C77AB0">
        <w:rPr>
          <w:rFonts w:eastAsia="Times New Roman" w:cs="Times New Roman"/>
          <w:color w:val="000000" w:themeColor="text1"/>
        </w:rPr>
        <w:t xml:space="preserve"> churning. We </w:t>
      </w:r>
      <w:r w:rsidR="20F6D00D" w:rsidRPr="00C77AB0">
        <w:rPr>
          <w:rFonts w:eastAsia="Times New Roman" w:cs="Times New Roman"/>
          <w:color w:val="000000" w:themeColor="text1"/>
        </w:rPr>
        <w:t xml:space="preserve">believe that incentives like Cash Rewards, Discounts, Exclusive Access and Upgrading would increase referrals. Additionally, we </w:t>
      </w:r>
      <w:r w:rsidR="109E9AF7" w:rsidRPr="00C77AB0">
        <w:rPr>
          <w:rFonts w:eastAsia="Times New Roman" w:cs="Times New Roman"/>
          <w:color w:val="000000" w:themeColor="text1"/>
        </w:rPr>
        <w:t xml:space="preserve">need to increase </w:t>
      </w:r>
      <w:r w:rsidR="32CCBE22" w:rsidRPr="00C77AB0">
        <w:rPr>
          <w:rFonts w:eastAsia="Times New Roman" w:cs="Times New Roman"/>
          <w:color w:val="000000" w:themeColor="text1"/>
        </w:rPr>
        <w:t>our</w:t>
      </w:r>
      <w:r w:rsidR="109E9AF7" w:rsidRPr="00C77AB0">
        <w:rPr>
          <w:rFonts w:eastAsia="Times New Roman" w:cs="Times New Roman"/>
          <w:color w:val="000000" w:themeColor="text1"/>
        </w:rPr>
        <w:t xml:space="preserve"> focus on better customer </w:t>
      </w:r>
      <w:r w:rsidR="2D167587" w:rsidRPr="00C77AB0">
        <w:rPr>
          <w:rFonts w:eastAsia="Times New Roman" w:cs="Times New Roman"/>
          <w:color w:val="000000" w:themeColor="text1"/>
        </w:rPr>
        <w:t xml:space="preserve">satisfaction. </w:t>
      </w:r>
    </w:p>
    <w:sectPr w:rsidR="00C473D3" w:rsidRPr="00C77AB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608CE" w14:textId="77777777" w:rsidR="005E08BF" w:rsidRDefault="005E08BF" w:rsidP="009400D2">
      <w:pPr>
        <w:spacing w:after="0" w:line="240" w:lineRule="auto"/>
      </w:pPr>
      <w:r>
        <w:separator/>
      </w:r>
    </w:p>
  </w:endnote>
  <w:endnote w:type="continuationSeparator" w:id="0">
    <w:p w14:paraId="752EB513" w14:textId="77777777" w:rsidR="005E08BF" w:rsidRDefault="005E08BF" w:rsidP="00940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E17025D" w14:paraId="3FC5C722" w14:textId="77777777" w:rsidTr="0E17025D">
      <w:trPr>
        <w:trHeight w:val="300"/>
      </w:trPr>
      <w:tc>
        <w:tcPr>
          <w:tcW w:w="3120" w:type="dxa"/>
        </w:tcPr>
        <w:p w14:paraId="586BFF82" w14:textId="00E284AD" w:rsidR="0E17025D" w:rsidRDefault="0E17025D" w:rsidP="0E17025D">
          <w:pPr>
            <w:pStyle w:val="Header"/>
            <w:ind w:left="-115"/>
          </w:pPr>
        </w:p>
      </w:tc>
      <w:tc>
        <w:tcPr>
          <w:tcW w:w="3120" w:type="dxa"/>
        </w:tcPr>
        <w:p w14:paraId="29D84809" w14:textId="5DFE3BB2" w:rsidR="0E17025D" w:rsidRDefault="0E17025D" w:rsidP="0E17025D">
          <w:pPr>
            <w:pStyle w:val="Header"/>
            <w:jc w:val="center"/>
          </w:pPr>
        </w:p>
      </w:tc>
      <w:tc>
        <w:tcPr>
          <w:tcW w:w="3120" w:type="dxa"/>
        </w:tcPr>
        <w:p w14:paraId="5FF029D0" w14:textId="6925B4C2" w:rsidR="0E17025D" w:rsidRDefault="0E17025D" w:rsidP="0E17025D">
          <w:pPr>
            <w:pStyle w:val="Header"/>
            <w:ind w:right="-115"/>
            <w:jc w:val="right"/>
          </w:pPr>
        </w:p>
      </w:tc>
    </w:tr>
  </w:tbl>
  <w:p w14:paraId="175F6F12" w14:textId="52F02BDD" w:rsidR="009400D2" w:rsidRDefault="009400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AD615" w14:textId="77777777" w:rsidR="005E08BF" w:rsidRDefault="005E08BF" w:rsidP="009400D2">
      <w:pPr>
        <w:spacing w:after="0" w:line="240" w:lineRule="auto"/>
      </w:pPr>
      <w:r>
        <w:separator/>
      </w:r>
    </w:p>
  </w:footnote>
  <w:footnote w:type="continuationSeparator" w:id="0">
    <w:p w14:paraId="1ED8F8CC" w14:textId="77777777" w:rsidR="005E08BF" w:rsidRDefault="005E08BF" w:rsidP="00940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E17025D" w14:paraId="0B9B7820" w14:textId="77777777" w:rsidTr="0E17025D">
      <w:trPr>
        <w:trHeight w:val="300"/>
      </w:trPr>
      <w:tc>
        <w:tcPr>
          <w:tcW w:w="3120" w:type="dxa"/>
        </w:tcPr>
        <w:p w14:paraId="6FF492A5" w14:textId="072CD57B" w:rsidR="0E17025D" w:rsidRDefault="0E17025D" w:rsidP="0E17025D">
          <w:pPr>
            <w:pStyle w:val="Header"/>
            <w:ind w:left="-115"/>
          </w:pPr>
        </w:p>
      </w:tc>
      <w:tc>
        <w:tcPr>
          <w:tcW w:w="3120" w:type="dxa"/>
        </w:tcPr>
        <w:p w14:paraId="4AE20C57" w14:textId="20C8AC31" w:rsidR="0E17025D" w:rsidRDefault="0E17025D" w:rsidP="0E17025D">
          <w:pPr>
            <w:pStyle w:val="Header"/>
            <w:jc w:val="center"/>
          </w:pPr>
        </w:p>
      </w:tc>
      <w:tc>
        <w:tcPr>
          <w:tcW w:w="3120" w:type="dxa"/>
        </w:tcPr>
        <w:p w14:paraId="6F8E6081" w14:textId="5AB13988" w:rsidR="0E17025D" w:rsidRDefault="0E17025D" w:rsidP="0E17025D">
          <w:pPr>
            <w:pStyle w:val="Header"/>
            <w:ind w:right="-115"/>
            <w:jc w:val="right"/>
          </w:pPr>
        </w:p>
      </w:tc>
    </w:tr>
  </w:tbl>
  <w:p w14:paraId="25D474F5" w14:textId="245BE702" w:rsidR="009400D2" w:rsidRDefault="009400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F3BC"/>
    <w:multiLevelType w:val="hybridMultilevel"/>
    <w:tmpl w:val="FFFFFFFF"/>
    <w:lvl w:ilvl="0" w:tplc="36EEDA08">
      <w:start w:val="1"/>
      <w:numFmt w:val="decimal"/>
      <w:lvlText w:val="%1."/>
      <w:lvlJc w:val="left"/>
      <w:pPr>
        <w:ind w:left="720" w:hanging="360"/>
      </w:pPr>
    </w:lvl>
    <w:lvl w:ilvl="1" w:tplc="08528A76">
      <w:start w:val="1"/>
      <w:numFmt w:val="lowerLetter"/>
      <w:lvlText w:val="%2."/>
      <w:lvlJc w:val="left"/>
      <w:pPr>
        <w:ind w:left="1440" w:hanging="360"/>
      </w:pPr>
    </w:lvl>
    <w:lvl w:ilvl="2" w:tplc="33BE88B2">
      <w:start w:val="1"/>
      <w:numFmt w:val="lowerRoman"/>
      <w:lvlText w:val="%3."/>
      <w:lvlJc w:val="right"/>
      <w:pPr>
        <w:ind w:left="2160" w:hanging="180"/>
      </w:pPr>
    </w:lvl>
    <w:lvl w:ilvl="3" w:tplc="808E52B6">
      <w:start w:val="1"/>
      <w:numFmt w:val="decimal"/>
      <w:lvlText w:val="%4."/>
      <w:lvlJc w:val="left"/>
      <w:pPr>
        <w:ind w:left="2880" w:hanging="360"/>
      </w:pPr>
    </w:lvl>
    <w:lvl w:ilvl="4" w:tplc="740C78EA">
      <w:start w:val="1"/>
      <w:numFmt w:val="lowerLetter"/>
      <w:lvlText w:val="%5."/>
      <w:lvlJc w:val="left"/>
      <w:pPr>
        <w:ind w:left="3600" w:hanging="360"/>
      </w:pPr>
    </w:lvl>
    <w:lvl w:ilvl="5" w:tplc="3ABEF2C0">
      <w:start w:val="1"/>
      <w:numFmt w:val="lowerRoman"/>
      <w:lvlText w:val="%6."/>
      <w:lvlJc w:val="right"/>
      <w:pPr>
        <w:ind w:left="4320" w:hanging="180"/>
      </w:pPr>
    </w:lvl>
    <w:lvl w:ilvl="6" w:tplc="3FCAB05E">
      <w:start w:val="1"/>
      <w:numFmt w:val="decimal"/>
      <w:lvlText w:val="%7."/>
      <w:lvlJc w:val="left"/>
      <w:pPr>
        <w:ind w:left="5040" w:hanging="360"/>
      </w:pPr>
    </w:lvl>
    <w:lvl w:ilvl="7" w:tplc="74E4B93A">
      <w:start w:val="1"/>
      <w:numFmt w:val="lowerLetter"/>
      <w:lvlText w:val="%8."/>
      <w:lvlJc w:val="left"/>
      <w:pPr>
        <w:ind w:left="5760" w:hanging="360"/>
      </w:pPr>
    </w:lvl>
    <w:lvl w:ilvl="8" w:tplc="7032BD40">
      <w:start w:val="1"/>
      <w:numFmt w:val="lowerRoman"/>
      <w:lvlText w:val="%9."/>
      <w:lvlJc w:val="right"/>
      <w:pPr>
        <w:ind w:left="6480" w:hanging="180"/>
      </w:pPr>
    </w:lvl>
  </w:abstractNum>
  <w:num w:numId="1" w16cid:durableId="8842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DB"/>
    <w:rsid w:val="00000CD9"/>
    <w:rsid w:val="00002D71"/>
    <w:rsid w:val="0000385C"/>
    <w:rsid w:val="0000520A"/>
    <w:rsid w:val="0000576E"/>
    <w:rsid w:val="000058F0"/>
    <w:rsid w:val="000069D9"/>
    <w:rsid w:val="00006A8A"/>
    <w:rsid w:val="000076E1"/>
    <w:rsid w:val="00007C99"/>
    <w:rsid w:val="0001095D"/>
    <w:rsid w:val="00011640"/>
    <w:rsid w:val="000125E0"/>
    <w:rsid w:val="00012DC0"/>
    <w:rsid w:val="0001386F"/>
    <w:rsid w:val="0001438D"/>
    <w:rsid w:val="00015B70"/>
    <w:rsid w:val="00017DD5"/>
    <w:rsid w:val="00023FDC"/>
    <w:rsid w:val="0002497B"/>
    <w:rsid w:val="000258C5"/>
    <w:rsid w:val="0002784A"/>
    <w:rsid w:val="000310D9"/>
    <w:rsid w:val="00033658"/>
    <w:rsid w:val="0003404C"/>
    <w:rsid w:val="00037233"/>
    <w:rsid w:val="0004011C"/>
    <w:rsid w:val="00040483"/>
    <w:rsid w:val="00042874"/>
    <w:rsid w:val="00043B65"/>
    <w:rsid w:val="000504B9"/>
    <w:rsid w:val="000519BC"/>
    <w:rsid w:val="00055103"/>
    <w:rsid w:val="000554F2"/>
    <w:rsid w:val="00056BA9"/>
    <w:rsid w:val="00057308"/>
    <w:rsid w:val="00057F96"/>
    <w:rsid w:val="00060151"/>
    <w:rsid w:val="00060199"/>
    <w:rsid w:val="00060F8E"/>
    <w:rsid w:val="00062233"/>
    <w:rsid w:val="000630D8"/>
    <w:rsid w:val="00063452"/>
    <w:rsid w:val="00064BFD"/>
    <w:rsid w:val="00065B74"/>
    <w:rsid w:val="00067133"/>
    <w:rsid w:val="0006799D"/>
    <w:rsid w:val="00067DCF"/>
    <w:rsid w:val="000711D8"/>
    <w:rsid w:val="00074817"/>
    <w:rsid w:val="000748AD"/>
    <w:rsid w:val="000756DA"/>
    <w:rsid w:val="000820AA"/>
    <w:rsid w:val="00083AB2"/>
    <w:rsid w:val="0008461A"/>
    <w:rsid w:val="00085089"/>
    <w:rsid w:val="000863DE"/>
    <w:rsid w:val="00087079"/>
    <w:rsid w:val="000873A4"/>
    <w:rsid w:val="00092380"/>
    <w:rsid w:val="00092970"/>
    <w:rsid w:val="00095159"/>
    <w:rsid w:val="000953E0"/>
    <w:rsid w:val="00097990"/>
    <w:rsid w:val="00097CAD"/>
    <w:rsid w:val="000A2252"/>
    <w:rsid w:val="000A22B5"/>
    <w:rsid w:val="000A36F9"/>
    <w:rsid w:val="000A5B35"/>
    <w:rsid w:val="000A677B"/>
    <w:rsid w:val="000A7B82"/>
    <w:rsid w:val="000B0805"/>
    <w:rsid w:val="000B0FFE"/>
    <w:rsid w:val="000B2473"/>
    <w:rsid w:val="000B2674"/>
    <w:rsid w:val="000B367C"/>
    <w:rsid w:val="000B5D23"/>
    <w:rsid w:val="000B6A07"/>
    <w:rsid w:val="000B7916"/>
    <w:rsid w:val="000C1D6F"/>
    <w:rsid w:val="000C2F3F"/>
    <w:rsid w:val="000C43FD"/>
    <w:rsid w:val="000C4C4C"/>
    <w:rsid w:val="000C63A1"/>
    <w:rsid w:val="000C6657"/>
    <w:rsid w:val="000C7C83"/>
    <w:rsid w:val="000D0494"/>
    <w:rsid w:val="000D1550"/>
    <w:rsid w:val="000D16AA"/>
    <w:rsid w:val="000D1764"/>
    <w:rsid w:val="000D2759"/>
    <w:rsid w:val="000D334D"/>
    <w:rsid w:val="000D644F"/>
    <w:rsid w:val="000E1E05"/>
    <w:rsid w:val="000E283E"/>
    <w:rsid w:val="000F18A4"/>
    <w:rsid w:val="000F1A64"/>
    <w:rsid w:val="000F1F66"/>
    <w:rsid w:val="000F453A"/>
    <w:rsid w:val="000F47B8"/>
    <w:rsid w:val="000F526A"/>
    <w:rsid w:val="000F58D5"/>
    <w:rsid w:val="000F7B81"/>
    <w:rsid w:val="001002AC"/>
    <w:rsid w:val="0010107E"/>
    <w:rsid w:val="00102B69"/>
    <w:rsid w:val="00105D9C"/>
    <w:rsid w:val="00105E5A"/>
    <w:rsid w:val="00106CF1"/>
    <w:rsid w:val="00107DE2"/>
    <w:rsid w:val="001115A2"/>
    <w:rsid w:val="001126BD"/>
    <w:rsid w:val="00114CB6"/>
    <w:rsid w:val="00115231"/>
    <w:rsid w:val="00115741"/>
    <w:rsid w:val="0011583A"/>
    <w:rsid w:val="001168C8"/>
    <w:rsid w:val="001179FE"/>
    <w:rsid w:val="001217D9"/>
    <w:rsid w:val="00121923"/>
    <w:rsid w:val="0012236C"/>
    <w:rsid w:val="001238AA"/>
    <w:rsid w:val="001238F0"/>
    <w:rsid w:val="0012484E"/>
    <w:rsid w:val="00124D54"/>
    <w:rsid w:val="00125A90"/>
    <w:rsid w:val="0012607E"/>
    <w:rsid w:val="0012692D"/>
    <w:rsid w:val="001300F0"/>
    <w:rsid w:val="001315B8"/>
    <w:rsid w:val="001332B5"/>
    <w:rsid w:val="00134A6D"/>
    <w:rsid w:val="001369BC"/>
    <w:rsid w:val="0014196E"/>
    <w:rsid w:val="00141BB0"/>
    <w:rsid w:val="00143ECD"/>
    <w:rsid w:val="0014453E"/>
    <w:rsid w:val="001448EC"/>
    <w:rsid w:val="0014576D"/>
    <w:rsid w:val="0014670E"/>
    <w:rsid w:val="00146C38"/>
    <w:rsid w:val="00147063"/>
    <w:rsid w:val="00147A9C"/>
    <w:rsid w:val="00147DE5"/>
    <w:rsid w:val="00152F18"/>
    <w:rsid w:val="001536C9"/>
    <w:rsid w:val="001551E7"/>
    <w:rsid w:val="001556FE"/>
    <w:rsid w:val="001567ED"/>
    <w:rsid w:val="0016017C"/>
    <w:rsid w:val="0016111F"/>
    <w:rsid w:val="00161A0E"/>
    <w:rsid w:val="001631A1"/>
    <w:rsid w:val="0016492E"/>
    <w:rsid w:val="0016567A"/>
    <w:rsid w:val="00166442"/>
    <w:rsid w:val="001701A7"/>
    <w:rsid w:val="00171D4D"/>
    <w:rsid w:val="00173A5B"/>
    <w:rsid w:val="001762EB"/>
    <w:rsid w:val="0018082F"/>
    <w:rsid w:val="00181FB7"/>
    <w:rsid w:val="0018354C"/>
    <w:rsid w:val="001840B5"/>
    <w:rsid w:val="00186737"/>
    <w:rsid w:val="00187545"/>
    <w:rsid w:val="00190F76"/>
    <w:rsid w:val="00192D6F"/>
    <w:rsid w:val="0019409C"/>
    <w:rsid w:val="00194A73"/>
    <w:rsid w:val="0019526C"/>
    <w:rsid w:val="001A010F"/>
    <w:rsid w:val="001A14CE"/>
    <w:rsid w:val="001A38B2"/>
    <w:rsid w:val="001A6F44"/>
    <w:rsid w:val="001B14EF"/>
    <w:rsid w:val="001B23AF"/>
    <w:rsid w:val="001B280E"/>
    <w:rsid w:val="001B5A99"/>
    <w:rsid w:val="001B63F3"/>
    <w:rsid w:val="001B687D"/>
    <w:rsid w:val="001B7477"/>
    <w:rsid w:val="001C12A4"/>
    <w:rsid w:val="001C29D0"/>
    <w:rsid w:val="001C2D10"/>
    <w:rsid w:val="001D0214"/>
    <w:rsid w:val="001D0866"/>
    <w:rsid w:val="001D32A8"/>
    <w:rsid w:val="001E14E9"/>
    <w:rsid w:val="001E24AA"/>
    <w:rsid w:val="001E3786"/>
    <w:rsid w:val="001E59A6"/>
    <w:rsid w:val="001E667A"/>
    <w:rsid w:val="001F0F4A"/>
    <w:rsid w:val="001F0FD5"/>
    <w:rsid w:val="001F1B16"/>
    <w:rsid w:val="001F325F"/>
    <w:rsid w:val="001F3536"/>
    <w:rsid w:val="001F420A"/>
    <w:rsid w:val="001F51BA"/>
    <w:rsid w:val="001F5CFA"/>
    <w:rsid w:val="001F6197"/>
    <w:rsid w:val="001F6CB3"/>
    <w:rsid w:val="001F6D52"/>
    <w:rsid w:val="001F7274"/>
    <w:rsid w:val="00200C3C"/>
    <w:rsid w:val="00201C5B"/>
    <w:rsid w:val="00203D58"/>
    <w:rsid w:val="002052B6"/>
    <w:rsid w:val="00205F4E"/>
    <w:rsid w:val="00206FB1"/>
    <w:rsid w:val="00211032"/>
    <w:rsid w:val="00211DD7"/>
    <w:rsid w:val="00214B50"/>
    <w:rsid w:val="00215246"/>
    <w:rsid w:val="00217C7A"/>
    <w:rsid w:val="002201EA"/>
    <w:rsid w:val="00220A42"/>
    <w:rsid w:val="00220C94"/>
    <w:rsid w:val="0022195B"/>
    <w:rsid w:val="002220A3"/>
    <w:rsid w:val="002249EB"/>
    <w:rsid w:val="00224A8B"/>
    <w:rsid w:val="00224B0B"/>
    <w:rsid w:val="002253AF"/>
    <w:rsid w:val="0023061D"/>
    <w:rsid w:val="00231A2C"/>
    <w:rsid w:val="00231A82"/>
    <w:rsid w:val="00231B6D"/>
    <w:rsid w:val="002330EF"/>
    <w:rsid w:val="00241A26"/>
    <w:rsid w:val="00243563"/>
    <w:rsid w:val="00243C30"/>
    <w:rsid w:val="002461BD"/>
    <w:rsid w:val="00247781"/>
    <w:rsid w:val="00247A22"/>
    <w:rsid w:val="00250003"/>
    <w:rsid w:val="00252609"/>
    <w:rsid w:val="0025661F"/>
    <w:rsid w:val="00256B52"/>
    <w:rsid w:val="00256C04"/>
    <w:rsid w:val="00256E1F"/>
    <w:rsid w:val="0026041F"/>
    <w:rsid w:val="0026234B"/>
    <w:rsid w:val="00263B2F"/>
    <w:rsid w:val="00263DD2"/>
    <w:rsid w:val="002664BD"/>
    <w:rsid w:val="002700F1"/>
    <w:rsid w:val="00270BE4"/>
    <w:rsid w:val="00273016"/>
    <w:rsid w:val="002741DE"/>
    <w:rsid w:val="0027439D"/>
    <w:rsid w:val="00275197"/>
    <w:rsid w:val="00275694"/>
    <w:rsid w:val="002776A5"/>
    <w:rsid w:val="002779C0"/>
    <w:rsid w:val="00280CB8"/>
    <w:rsid w:val="0028128F"/>
    <w:rsid w:val="00281944"/>
    <w:rsid w:val="002839BE"/>
    <w:rsid w:val="00285135"/>
    <w:rsid w:val="002862A2"/>
    <w:rsid w:val="00287234"/>
    <w:rsid w:val="0029214B"/>
    <w:rsid w:val="002926AC"/>
    <w:rsid w:val="00292BD1"/>
    <w:rsid w:val="002975D9"/>
    <w:rsid w:val="002A041F"/>
    <w:rsid w:val="002A0ABE"/>
    <w:rsid w:val="002A3433"/>
    <w:rsid w:val="002A4919"/>
    <w:rsid w:val="002A4BCF"/>
    <w:rsid w:val="002A53CB"/>
    <w:rsid w:val="002A63CA"/>
    <w:rsid w:val="002A6B6F"/>
    <w:rsid w:val="002A74AD"/>
    <w:rsid w:val="002B0261"/>
    <w:rsid w:val="002B05DF"/>
    <w:rsid w:val="002B6AF5"/>
    <w:rsid w:val="002C09D3"/>
    <w:rsid w:val="002C20A9"/>
    <w:rsid w:val="002C229C"/>
    <w:rsid w:val="002C2889"/>
    <w:rsid w:val="002C34AD"/>
    <w:rsid w:val="002C3A4B"/>
    <w:rsid w:val="002C4240"/>
    <w:rsid w:val="002C4258"/>
    <w:rsid w:val="002C53E4"/>
    <w:rsid w:val="002C55DD"/>
    <w:rsid w:val="002D0AC7"/>
    <w:rsid w:val="002D227D"/>
    <w:rsid w:val="002D2652"/>
    <w:rsid w:val="002D2914"/>
    <w:rsid w:val="002D2D06"/>
    <w:rsid w:val="002D3E12"/>
    <w:rsid w:val="002D6622"/>
    <w:rsid w:val="002D7343"/>
    <w:rsid w:val="002E32A8"/>
    <w:rsid w:val="002E3774"/>
    <w:rsid w:val="002E3EA3"/>
    <w:rsid w:val="002E4EEF"/>
    <w:rsid w:val="002F1A78"/>
    <w:rsid w:val="002F200A"/>
    <w:rsid w:val="002F2EA2"/>
    <w:rsid w:val="002F3516"/>
    <w:rsid w:val="002F4388"/>
    <w:rsid w:val="002F65C0"/>
    <w:rsid w:val="0030045C"/>
    <w:rsid w:val="00304645"/>
    <w:rsid w:val="0031280D"/>
    <w:rsid w:val="00312829"/>
    <w:rsid w:val="00313A0B"/>
    <w:rsid w:val="00314970"/>
    <w:rsid w:val="00316EB9"/>
    <w:rsid w:val="003212D0"/>
    <w:rsid w:val="00322C4F"/>
    <w:rsid w:val="00323C17"/>
    <w:rsid w:val="00330027"/>
    <w:rsid w:val="00330532"/>
    <w:rsid w:val="0033651A"/>
    <w:rsid w:val="003427D2"/>
    <w:rsid w:val="003428DB"/>
    <w:rsid w:val="00343621"/>
    <w:rsid w:val="00343FA0"/>
    <w:rsid w:val="0034503A"/>
    <w:rsid w:val="003460D4"/>
    <w:rsid w:val="003470F6"/>
    <w:rsid w:val="0034742A"/>
    <w:rsid w:val="00347588"/>
    <w:rsid w:val="00347AB0"/>
    <w:rsid w:val="0035094C"/>
    <w:rsid w:val="003510B7"/>
    <w:rsid w:val="00352E82"/>
    <w:rsid w:val="00353D66"/>
    <w:rsid w:val="003543E0"/>
    <w:rsid w:val="0035534B"/>
    <w:rsid w:val="00356BD5"/>
    <w:rsid w:val="00357A3A"/>
    <w:rsid w:val="003606FF"/>
    <w:rsid w:val="003613A0"/>
    <w:rsid w:val="00361737"/>
    <w:rsid w:val="00362C4D"/>
    <w:rsid w:val="0036315E"/>
    <w:rsid w:val="0036360B"/>
    <w:rsid w:val="00366E07"/>
    <w:rsid w:val="00367A86"/>
    <w:rsid w:val="003701DC"/>
    <w:rsid w:val="00371165"/>
    <w:rsid w:val="00372F51"/>
    <w:rsid w:val="003749A6"/>
    <w:rsid w:val="00374BFC"/>
    <w:rsid w:val="003756D3"/>
    <w:rsid w:val="00376522"/>
    <w:rsid w:val="00376983"/>
    <w:rsid w:val="00376E71"/>
    <w:rsid w:val="00380498"/>
    <w:rsid w:val="00382E39"/>
    <w:rsid w:val="003838C0"/>
    <w:rsid w:val="003873CF"/>
    <w:rsid w:val="00390E1D"/>
    <w:rsid w:val="00392783"/>
    <w:rsid w:val="0039474F"/>
    <w:rsid w:val="00395814"/>
    <w:rsid w:val="00395907"/>
    <w:rsid w:val="00395D32"/>
    <w:rsid w:val="003978D0"/>
    <w:rsid w:val="003A17CD"/>
    <w:rsid w:val="003A1A4F"/>
    <w:rsid w:val="003A2BCC"/>
    <w:rsid w:val="003A4483"/>
    <w:rsid w:val="003A4E34"/>
    <w:rsid w:val="003A4E96"/>
    <w:rsid w:val="003A7809"/>
    <w:rsid w:val="003B358F"/>
    <w:rsid w:val="003B4A20"/>
    <w:rsid w:val="003B56E7"/>
    <w:rsid w:val="003B75DF"/>
    <w:rsid w:val="003C16FB"/>
    <w:rsid w:val="003C2384"/>
    <w:rsid w:val="003C2922"/>
    <w:rsid w:val="003C3E90"/>
    <w:rsid w:val="003C7D7F"/>
    <w:rsid w:val="003D148E"/>
    <w:rsid w:val="003D17B4"/>
    <w:rsid w:val="003D3828"/>
    <w:rsid w:val="003D4813"/>
    <w:rsid w:val="003D696B"/>
    <w:rsid w:val="003E0A7B"/>
    <w:rsid w:val="003E3555"/>
    <w:rsid w:val="003E35EA"/>
    <w:rsid w:val="003E431C"/>
    <w:rsid w:val="003E4600"/>
    <w:rsid w:val="003E4AB3"/>
    <w:rsid w:val="003E514D"/>
    <w:rsid w:val="003F036D"/>
    <w:rsid w:val="003F1CE8"/>
    <w:rsid w:val="003F2E7B"/>
    <w:rsid w:val="003F35B6"/>
    <w:rsid w:val="003F4BD6"/>
    <w:rsid w:val="003F5FFC"/>
    <w:rsid w:val="003F63A1"/>
    <w:rsid w:val="003F6839"/>
    <w:rsid w:val="00400D9F"/>
    <w:rsid w:val="004046A7"/>
    <w:rsid w:val="00405C82"/>
    <w:rsid w:val="00406AD4"/>
    <w:rsid w:val="00406BB7"/>
    <w:rsid w:val="00406E74"/>
    <w:rsid w:val="00411414"/>
    <w:rsid w:val="00411A05"/>
    <w:rsid w:val="004128AD"/>
    <w:rsid w:val="00414DFD"/>
    <w:rsid w:val="004152CF"/>
    <w:rsid w:val="0041590B"/>
    <w:rsid w:val="00415E0B"/>
    <w:rsid w:val="0041633D"/>
    <w:rsid w:val="00416392"/>
    <w:rsid w:val="00417172"/>
    <w:rsid w:val="00420DFD"/>
    <w:rsid w:val="00420FE7"/>
    <w:rsid w:val="00421840"/>
    <w:rsid w:val="004219B6"/>
    <w:rsid w:val="00424EDC"/>
    <w:rsid w:val="004273AB"/>
    <w:rsid w:val="004301DF"/>
    <w:rsid w:val="0043067E"/>
    <w:rsid w:val="00430CEA"/>
    <w:rsid w:val="004312CB"/>
    <w:rsid w:val="004325EB"/>
    <w:rsid w:val="00433BB0"/>
    <w:rsid w:val="00433C0F"/>
    <w:rsid w:val="00434E94"/>
    <w:rsid w:val="00436685"/>
    <w:rsid w:val="0043697A"/>
    <w:rsid w:val="00436DF5"/>
    <w:rsid w:val="00437249"/>
    <w:rsid w:val="00437EBA"/>
    <w:rsid w:val="00440143"/>
    <w:rsid w:val="00441508"/>
    <w:rsid w:val="00443574"/>
    <w:rsid w:val="004453E4"/>
    <w:rsid w:val="004465B1"/>
    <w:rsid w:val="00446F5A"/>
    <w:rsid w:val="00453034"/>
    <w:rsid w:val="004559F4"/>
    <w:rsid w:val="00456DCE"/>
    <w:rsid w:val="004573A0"/>
    <w:rsid w:val="004614CB"/>
    <w:rsid w:val="00462748"/>
    <w:rsid w:val="0046370F"/>
    <w:rsid w:val="00463804"/>
    <w:rsid w:val="00463C06"/>
    <w:rsid w:val="0046444D"/>
    <w:rsid w:val="004666B1"/>
    <w:rsid w:val="00467231"/>
    <w:rsid w:val="00470849"/>
    <w:rsid w:val="004717C3"/>
    <w:rsid w:val="00471B34"/>
    <w:rsid w:val="00471EB9"/>
    <w:rsid w:val="00473C1F"/>
    <w:rsid w:val="00476653"/>
    <w:rsid w:val="00477126"/>
    <w:rsid w:val="004802B3"/>
    <w:rsid w:val="00482284"/>
    <w:rsid w:val="00483BDF"/>
    <w:rsid w:val="00484223"/>
    <w:rsid w:val="0048610C"/>
    <w:rsid w:val="004926BF"/>
    <w:rsid w:val="00494841"/>
    <w:rsid w:val="00496CD4"/>
    <w:rsid w:val="004A1800"/>
    <w:rsid w:val="004A3821"/>
    <w:rsid w:val="004A393C"/>
    <w:rsid w:val="004A4C05"/>
    <w:rsid w:val="004B02EB"/>
    <w:rsid w:val="004B0B68"/>
    <w:rsid w:val="004B0E8C"/>
    <w:rsid w:val="004B11BE"/>
    <w:rsid w:val="004B217F"/>
    <w:rsid w:val="004B2CED"/>
    <w:rsid w:val="004B5DC4"/>
    <w:rsid w:val="004B7937"/>
    <w:rsid w:val="004C0D55"/>
    <w:rsid w:val="004C2B5A"/>
    <w:rsid w:val="004C2F6F"/>
    <w:rsid w:val="004C43C2"/>
    <w:rsid w:val="004C4B74"/>
    <w:rsid w:val="004C57FC"/>
    <w:rsid w:val="004C6656"/>
    <w:rsid w:val="004C6C3B"/>
    <w:rsid w:val="004C72D6"/>
    <w:rsid w:val="004C7A88"/>
    <w:rsid w:val="004D10F3"/>
    <w:rsid w:val="004D2664"/>
    <w:rsid w:val="004D28B2"/>
    <w:rsid w:val="004D3E86"/>
    <w:rsid w:val="004D6B04"/>
    <w:rsid w:val="004E3376"/>
    <w:rsid w:val="004E33D4"/>
    <w:rsid w:val="004E4301"/>
    <w:rsid w:val="004E5A7B"/>
    <w:rsid w:val="004E5E38"/>
    <w:rsid w:val="004E6292"/>
    <w:rsid w:val="004E65F5"/>
    <w:rsid w:val="004E77BE"/>
    <w:rsid w:val="004E99A1"/>
    <w:rsid w:val="004F08B2"/>
    <w:rsid w:val="004F11AA"/>
    <w:rsid w:val="004F384D"/>
    <w:rsid w:val="004F3C7A"/>
    <w:rsid w:val="004F42EC"/>
    <w:rsid w:val="004F4882"/>
    <w:rsid w:val="004F497E"/>
    <w:rsid w:val="004F5028"/>
    <w:rsid w:val="004F54A4"/>
    <w:rsid w:val="004F7347"/>
    <w:rsid w:val="004F7B3A"/>
    <w:rsid w:val="0050056E"/>
    <w:rsid w:val="0050143F"/>
    <w:rsid w:val="00503813"/>
    <w:rsid w:val="00505A8D"/>
    <w:rsid w:val="00506A9E"/>
    <w:rsid w:val="00512213"/>
    <w:rsid w:val="00512903"/>
    <w:rsid w:val="00513600"/>
    <w:rsid w:val="0051373A"/>
    <w:rsid w:val="00513DDD"/>
    <w:rsid w:val="0051535E"/>
    <w:rsid w:val="005153AB"/>
    <w:rsid w:val="00516C72"/>
    <w:rsid w:val="005200F0"/>
    <w:rsid w:val="00520A01"/>
    <w:rsid w:val="005235ED"/>
    <w:rsid w:val="005236C4"/>
    <w:rsid w:val="00523C5E"/>
    <w:rsid w:val="00524E9C"/>
    <w:rsid w:val="00525918"/>
    <w:rsid w:val="0052685C"/>
    <w:rsid w:val="00527451"/>
    <w:rsid w:val="005300A4"/>
    <w:rsid w:val="00530847"/>
    <w:rsid w:val="005310A1"/>
    <w:rsid w:val="00531A5A"/>
    <w:rsid w:val="00531E33"/>
    <w:rsid w:val="0053244C"/>
    <w:rsid w:val="0053442B"/>
    <w:rsid w:val="00541C4D"/>
    <w:rsid w:val="0054246D"/>
    <w:rsid w:val="00542D30"/>
    <w:rsid w:val="0054335C"/>
    <w:rsid w:val="0054399C"/>
    <w:rsid w:val="00544991"/>
    <w:rsid w:val="00544F1B"/>
    <w:rsid w:val="00545552"/>
    <w:rsid w:val="00547FC7"/>
    <w:rsid w:val="00551B4B"/>
    <w:rsid w:val="005532CB"/>
    <w:rsid w:val="005540C9"/>
    <w:rsid w:val="0055799D"/>
    <w:rsid w:val="00557EDE"/>
    <w:rsid w:val="005616C5"/>
    <w:rsid w:val="00562133"/>
    <w:rsid w:val="00562260"/>
    <w:rsid w:val="005625B4"/>
    <w:rsid w:val="00565D64"/>
    <w:rsid w:val="005671EC"/>
    <w:rsid w:val="00567FB6"/>
    <w:rsid w:val="00570262"/>
    <w:rsid w:val="00570E9A"/>
    <w:rsid w:val="00571053"/>
    <w:rsid w:val="00573580"/>
    <w:rsid w:val="0057443E"/>
    <w:rsid w:val="005748D1"/>
    <w:rsid w:val="00575856"/>
    <w:rsid w:val="00575BEB"/>
    <w:rsid w:val="0057718E"/>
    <w:rsid w:val="005771B6"/>
    <w:rsid w:val="00577406"/>
    <w:rsid w:val="00577D9F"/>
    <w:rsid w:val="0058087B"/>
    <w:rsid w:val="005846FB"/>
    <w:rsid w:val="005915D4"/>
    <w:rsid w:val="00593A4E"/>
    <w:rsid w:val="00593D4F"/>
    <w:rsid w:val="00594031"/>
    <w:rsid w:val="00594F39"/>
    <w:rsid w:val="00594FD4"/>
    <w:rsid w:val="005952CD"/>
    <w:rsid w:val="005974ED"/>
    <w:rsid w:val="0059781C"/>
    <w:rsid w:val="005A1A92"/>
    <w:rsid w:val="005A1F78"/>
    <w:rsid w:val="005A2AC1"/>
    <w:rsid w:val="005A4091"/>
    <w:rsid w:val="005A440B"/>
    <w:rsid w:val="005A4C0D"/>
    <w:rsid w:val="005A5B06"/>
    <w:rsid w:val="005B128F"/>
    <w:rsid w:val="005B1F0D"/>
    <w:rsid w:val="005B5A91"/>
    <w:rsid w:val="005B623F"/>
    <w:rsid w:val="005C3086"/>
    <w:rsid w:val="005C5B2F"/>
    <w:rsid w:val="005C6616"/>
    <w:rsid w:val="005C7025"/>
    <w:rsid w:val="005D3530"/>
    <w:rsid w:val="005D3D90"/>
    <w:rsid w:val="005D4E47"/>
    <w:rsid w:val="005D58BF"/>
    <w:rsid w:val="005D61B3"/>
    <w:rsid w:val="005E08BF"/>
    <w:rsid w:val="005E0E99"/>
    <w:rsid w:val="005E4B47"/>
    <w:rsid w:val="005E5DEF"/>
    <w:rsid w:val="005E647C"/>
    <w:rsid w:val="005F2CB9"/>
    <w:rsid w:val="005F4274"/>
    <w:rsid w:val="005F76F4"/>
    <w:rsid w:val="006000AF"/>
    <w:rsid w:val="00602B23"/>
    <w:rsid w:val="00605403"/>
    <w:rsid w:val="00605B40"/>
    <w:rsid w:val="006114FE"/>
    <w:rsid w:val="00611E7B"/>
    <w:rsid w:val="00614914"/>
    <w:rsid w:val="0061716F"/>
    <w:rsid w:val="00617A06"/>
    <w:rsid w:val="00617CE5"/>
    <w:rsid w:val="006212F5"/>
    <w:rsid w:val="00624135"/>
    <w:rsid w:val="006258CF"/>
    <w:rsid w:val="00625A53"/>
    <w:rsid w:val="00625B56"/>
    <w:rsid w:val="0062682C"/>
    <w:rsid w:val="00631EF5"/>
    <w:rsid w:val="00633325"/>
    <w:rsid w:val="006336EA"/>
    <w:rsid w:val="00640A84"/>
    <w:rsid w:val="00642B99"/>
    <w:rsid w:val="00642C62"/>
    <w:rsid w:val="00643779"/>
    <w:rsid w:val="00644406"/>
    <w:rsid w:val="00646C95"/>
    <w:rsid w:val="00647B74"/>
    <w:rsid w:val="00651CC1"/>
    <w:rsid w:val="00652354"/>
    <w:rsid w:val="00652873"/>
    <w:rsid w:val="00652CFB"/>
    <w:rsid w:val="006539AC"/>
    <w:rsid w:val="00655022"/>
    <w:rsid w:val="00655C3E"/>
    <w:rsid w:val="00657CEE"/>
    <w:rsid w:val="00660134"/>
    <w:rsid w:val="00660D74"/>
    <w:rsid w:val="00661530"/>
    <w:rsid w:val="006621EC"/>
    <w:rsid w:val="0066510F"/>
    <w:rsid w:val="00671EC4"/>
    <w:rsid w:val="00672ED7"/>
    <w:rsid w:val="0067467F"/>
    <w:rsid w:val="00674873"/>
    <w:rsid w:val="0067797E"/>
    <w:rsid w:val="00680518"/>
    <w:rsid w:val="00680758"/>
    <w:rsid w:val="00681C3C"/>
    <w:rsid w:val="00682679"/>
    <w:rsid w:val="00687A4B"/>
    <w:rsid w:val="00690FE7"/>
    <w:rsid w:val="006918B5"/>
    <w:rsid w:val="006942BF"/>
    <w:rsid w:val="0069614D"/>
    <w:rsid w:val="006962F8"/>
    <w:rsid w:val="006966DB"/>
    <w:rsid w:val="006A07EC"/>
    <w:rsid w:val="006A2433"/>
    <w:rsid w:val="006A49A8"/>
    <w:rsid w:val="006A628C"/>
    <w:rsid w:val="006A7829"/>
    <w:rsid w:val="006A7992"/>
    <w:rsid w:val="006B0A97"/>
    <w:rsid w:val="006B112B"/>
    <w:rsid w:val="006B30E8"/>
    <w:rsid w:val="006B39CB"/>
    <w:rsid w:val="006B511F"/>
    <w:rsid w:val="006B7355"/>
    <w:rsid w:val="006B7779"/>
    <w:rsid w:val="006C1055"/>
    <w:rsid w:val="006C17E1"/>
    <w:rsid w:val="006C2D1A"/>
    <w:rsid w:val="006C305D"/>
    <w:rsid w:val="006C42E1"/>
    <w:rsid w:val="006C4BBF"/>
    <w:rsid w:val="006C5669"/>
    <w:rsid w:val="006C5A69"/>
    <w:rsid w:val="006C6C70"/>
    <w:rsid w:val="006D16AA"/>
    <w:rsid w:val="006D28EC"/>
    <w:rsid w:val="006D2E0C"/>
    <w:rsid w:val="006D2FF6"/>
    <w:rsid w:val="006D3472"/>
    <w:rsid w:val="006D3A67"/>
    <w:rsid w:val="006D4C31"/>
    <w:rsid w:val="006D7ED7"/>
    <w:rsid w:val="006E238A"/>
    <w:rsid w:val="006E4E81"/>
    <w:rsid w:val="006E7F22"/>
    <w:rsid w:val="006F02DB"/>
    <w:rsid w:val="006F22A5"/>
    <w:rsid w:val="006F5922"/>
    <w:rsid w:val="006F72C3"/>
    <w:rsid w:val="0070238F"/>
    <w:rsid w:val="0070550D"/>
    <w:rsid w:val="00706851"/>
    <w:rsid w:val="00710177"/>
    <w:rsid w:val="0071096E"/>
    <w:rsid w:val="00711274"/>
    <w:rsid w:val="007116E9"/>
    <w:rsid w:val="007122EA"/>
    <w:rsid w:val="00714B90"/>
    <w:rsid w:val="00714D2F"/>
    <w:rsid w:val="00717EE7"/>
    <w:rsid w:val="00722D13"/>
    <w:rsid w:val="00725A4A"/>
    <w:rsid w:val="00725C8D"/>
    <w:rsid w:val="007264A1"/>
    <w:rsid w:val="007306C6"/>
    <w:rsid w:val="00730F1D"/>
    <w:rsid w:val="00731FCD"/>
    <w:rsid w:val="00732C73"/>
    <w:rsid w:val="0073360A"/>
    <w:rsid w:val="00733718"/>
    <w:rsid w:val="00736412"/>
    <w:rsid w:val="00736963"/>
    <w:rsid w:val="007373B2"/>
    <w:rsid w:val="00737CDB"/>
    <w:rsid w:val="007424A5"/>
    <w:rsid w:val="007444A0"/>
    <w:rsid w:val="00745871"/>
    <w:rsid w:val="00746C3E"/>
    <w:rsid w:val="00750A1A"/>
    <w:rsid w:val="007529CD"/>
    <w:rsid w:val="00757A52"/>
    <w:rsid w:val="00757E82"/>
    <w:rsid w:val="00762DB2"/>
    <w:rsid w:val="00763709"/>
    <w:rsid w:val="00764320"/>
    <w:rsid w:val="00764642"/>
    <w:rsid w:val="007669DE"/>
    <w:rsid w:val="00770394"/>
    <w:rsid w:val="00770532"/>
    <w:rsid w:val="00770F32"/>
    <w:rsid w:val="00771A30"/>
    <w:rsid w:val="00773899"/>
    <w:rsid w:val="00774CF8"/>
    <w:rsid w:val="00775CF3"/>
    <w:rsid w:val="007779F8"/>
    <w:rsid w:val="00782344"/>
    <w:rsid w:val="007834BA"/>
    <w:rsid w:val="007842BE"/>
    <w:rsid w:val="00784D8C"/>
    <w:rsid w:val="00785734"/>
    <w:rsid w:val="007859D7"/>
    <w:rsid w:val="007870F8"/>
    <w:rsid w:val="0078770E"/>
    <w:rsid w:val="00787D9E"/>
    <w:rsid w:val="0079189E"/>
    <w:rsid w:val="00791CB5"/>
    <w:rsid w:val="0079214F"/>
    <w:rsid w:val="007927BA"/>
    <w:rsid w:val="007928F9"/>
    <w:rsid w:val="0079510D"/>
    <w:rsid w:val="0079628F"/>
    <w:rsid w:val="007967BB"/>
    <w:rsid w:val="007A10C9"/>
    <w:rsid w:val="007A1A62"/>
    <w:rsid w:val="007A1A90"/>
    <w:rsid w:val="007A2190"/>
    <w:rsid w:val="007A27CD"/>
    <w:rsid w:val="007A2FFC"/>
    <w:rsid w:val="007A4CFA"/>
    <w:rsid w:val="007A547D"/>
    <w:rsid w:val="007A57BD"/>
    <w:rsid w:val="007A5BDF"/>
    <w:rsid w:val="007A6540"/>
    <w:rsid w:val="007A6F35"/>
    <w:rsid w:val="007B09FD"/>
    <w:rsid w:val="007B1A42"/>
    <w:rsid w:val="007B3582"/>
    <w:rsid w:val="007B3885"/>
    <w:rsid w:val="007B7E26"/>
    <w:rsid w:val="007C03E8"/>
    <w:rsid w:val="007C0F5D"/>
    <w:rsid w:val="007C321A"/>
    <w:rsid w:val="007C3E77"/>
    <w:rsid w:val="007C3F3E"/>
    <w:rsid w:val="007C54F9"/>
    <w:rsid w:val="007C6D72"/>
    <w:rsid w:val="007C7696"/>
    <w:rsid w:val="007C7A60"/>
    <w:rsid w:val="007D0155"/>
    <w:rsid w:val="007D1022"/>
    <w:rsid w:val="007D321D"/>
    <w:rsid w:val="007D3347"/>
    <w:rsid w:val="007D34D9"/>
    <w:rsid w:val="007D48C0"/>
    <w:rsid w:val="007D778D"/>
    <w:rsid w:val="007D7B38"/>
    <w:rsid w:val="007E09EA"/>
    <w:rsid w:val="007E105B"/>
    <w:rsid w:val="007E1D90"/>
    <w:rsid w:val="007E41BA"/>
    <w:rsid w:val="007E6E8A"/>
    <w:rsid w:val="007E7E3E"/>
    <w:rsid w:val="007F0518"/>
    <w:rsid w:val="007F2937"/>
    <w:rsid w:val="007F3261"/>
    <w:rsid w:val="007F50E2"/>
    <w:rsid w:val="007F6B21"/>
    <w:rsid w:val="007F6C54"/>
    <w:rsid w:val="007F6E4E"/>
    <w:rsid w:val="007F6EAF"/>
    <w:rsid w:val="007F6F8B"/>
    <w:rsid w:val="0080010F"/>
    <w:rsid w:val="008003D2"/>
    <w:rsid w:val="00801A1D"/>
    <w:rsid w:val="0080388B"/>
    <w:rsid w:val="00806A09"/>
    <w:rsid w:val="00810D3C"/>
    <w:rsid w:val="00811117"/>
    <w:rsid w:val="00812183"/>
    <w:rsid w:val="008127DA"/>
    <w:rsid w:val="008148DC"/>
    <w:rsid w:val="00815C41"/>
    <w:rsid w:val="00817187"/>
    <w:rsid w:val="00820EAE"/>
    <w:rsid w:val="00821E81"/>
    <w:rsid w:val="00822717"/>
    <w:rsid w:val="00823B7C"/>
    <w:rsid w:val="00823E7B"/>
    <w:rsid w:val="008261CC"/>
    <w:rsid w:val="008262E8"/>
    <w:rsid w:val="00826368"/>
    <w:rsid w:val="008304E2"/>
    <w:rsid w:val="008369B0"/>
    <w:rsid w:val="0083724D"/>
    <w:rsid w:val="00837BCF"/>
    <w:rsid w:val="00837D2B"/>
    <w:rsid w:val="00840AA3"/>
    <w:rsid w:val="00841D36"/>
    <w:rsid w:val="0084273B"/>
    <w:rsid w:val="00844E94"/>
    <w:rsid w:val="00846838"/>
    <w:rsid w:val="008521AE"/>
    <w:rsid w:val="00852571"/>
    <w:rsid w:val="0085283F"/>
    <w:rsid w:val="00856158"/>
    <w:rsid w:val="00856E34"/>
    <w:rsid w:val="008578B8"/>
    <w:rsid w:val="008617A1"/>
    <w:rsid w:val="0086350A"/>
    <w:rsid w:val="00863F14"/>
    <w:rsid w:val="00864724"/>
    <w:rsid w:val="00865537"/>
    <w:rsid w:val="00866842"/>
    <w:rsid w:val="0086773F"/>
    <w:rsid w:val="008677E7"/>
    <w:rsid w:val="00873811"/>
    <w:rsid w:val="008743EC"/>
    <w:rsid w:val="0087458C"/>
    <w:rsid w:val="00874A7B"/>
    <w:rsid w:val="00874AE3"/>
    <w:rsid w:val="008768F2"/>
    <w:rsid w:val="008775A9"/>
    <w:rsid w:val="00880411"/>
    <w:rsid w:val="00880B88"/>
    <w:rsid w:val="00883E60"/>
    <w:rsid w:val="008847C4"/>
    <w:rsid w:val="00885B9A"/>
    <w:rsid w:val="00886B58"/>
    <w:rsid w:val="00887456"/>
    <w:rsid w:val="008876B7"/>
    <w:rsid w:val="00887C37"/>
    <w:rsid w:val="008912E6"/>
    <w:rsid w:val="00894B55"/>
    <w:rsid w:val="00895CDA"/>
    <w:rsid w:val="00896C18"/>
    <w:rsid w:val="00896DF1"/>
    <w:rsid w:val="00896EE8"/>
    <w:rsid w:val="008979D3"/>
    <w:rsid w:val="00897D14"/>
    <w:rsid w:val="008A23EA"/>
    <w:rsid w:val="008A2D62"/>
    <w:rsid w:val="008A2FF6"/>
    <w:rsid w:val="008B0671"/>
    <w:rsid w:val="008B22DA"/>
    <w:rsid w:val="008B299A"/>
    <w:rsid w:val="008B2D90"/>
    <w:rsid w:val="008B3749"/>
    <w:rsid w:val="008B5C9F"/>
    <w:rsid w:val="008B7EC4"/>
    <w:rsid w:val="008B7F33"/>
    <w:rsid w:val="008B7FA6"/>
    <w:rsid w:val="008C0CC9"/>
    <w:rsid w:val="008C17E2"/>
    <w:rsid w:val="008C3AA1"/>
    <w:rsid w:val="008C6FBB"/>
    <w:rsid w:val="008C779B"/>
    <w:rsid w:val="008C784C"/>
    <w:rsid w:val="008C7A00"/>
    <w:rsid w:val="008D09CC"/>
    <w:rsid w:val="008D0C3B"/>
    <w:rsid w:val="008D1C1D"/>
    <w:rsid w:val="008D4930"/>
    <w:rsid w:val="008D6EF1"/>
    <w:rsid w:val="008E1344"/>
    <w:rsid w:val="008E25AE"/>
    <w:rsid w:val="008E2DAE"/>
    <w:rsid w:val="008E37CA"/>
    <w:rsid w:val="008F19EE"/>
    <w:rsid w:val="008F1C19"/>
    <w:rsid w:val="008F2797"/>
    <w:rsid w:val="008F2D5F"/>
    <w:rsid w:val="008F3A76"/>
    <w:rsid w:val="008F488C"/>
    <w:rsid w:val="008F6387"/>
    <w:rsid w:val="008F72E6"/>
    <w:rsid w:val="009018AC"/>
    <w:rsid w:val="009028C9"/>
    <w:rsid w:val="00904C09"/>
    <w:rsid w:val="00904DA6"/>
    <w:rsid w:val="009056BA"/>
    <w:rsid w:val="00906811"/>
    <w:rsid w:val="009074A4"/>
    <w:rsid w:val="00910B3C"/>
    <w:rsid w:val="00912597"/>
    <w:rsid w:val="009127CD"/>
    <w:rsid w:val="00912958"/>
    <w:rsid w:val="00913E49"/>
    <w:rsid w:val="00913FCE"/>
    <w:rsid w:val="009156DF"/>
    <w:rsid w:val="00921DC4"/>
    <w:rsid w:val="009228DF"/>
    <w:rsid w:val="00923332"/>
    <w:rsid w:val="009238D7"/>
    <w:rsid w:val="00923F96"/>
    <w:rsid w:val="00925C53"/>
    <w:rsid w:val="00927895"/>
    <w:rsid w:val="009302F5"/>
    <w:rsid w:val="0093513F"/>
    <w:rsid w:val="00936503"/>
    <w:rsid w:val="00936A98"/>
    <w:rsid w:val="009378BB"/>
    <w:rsid w:val="009400D2"/>
    <w:rsid w:val="00940FAB"/>
    <w:rsid w:val="009414FD"/>
    <w:rsid w:val="00941D13"/>
    <w:rsid w:val="00950D02"/>
    <w:rsid w:val="009552D7"/>
    <w:rsid w:val="0096213D"/>
    <w:rsid w:val="00962310"/>
    <w:rsid w:val="0096292D"/>
    <w:rsid w:val="00962EDE"/>
    <w:rsid w:val="00963318"/>
    <w:rsid w:val="0096722C"/>
    <w:rsid w:val="00970521"/>
    <w:rsid w:val="00971455"/>
    <w:rsid w:val="0097162D"/>
    <w:rsid w:val="009717C3"/>
    <w:rsid w:val="009731BC"/>
    <w:rsid w:val="00973792"/>
    <w:rsid w:val="00973B0F"/>
    <w:rsid w:val="0097593D"/>
    <w:rsid w:val="00976022"/>
    <w:rsid w:val="009775EC"/>
    <w:rsid w:val="00977868"/>
    <w:rsid w:val="0098301A"/>
    <w:rsid w:val="0098374C"/>
    <w:rsid w:val="00986716"/>
    <w:rsid w:val="00987C64"/>
    <w:rsid w:val="009908EA"/>
    <w:rsid w:val="0099114F"/>
    <w:rsid w:val="009930CB"/>
    <w:rsid w:val="009935CF"/>
    <w:rsid w:val="00993A1E"/>
    <w:rsid w:val="00997CC0"/>
    <w:rsid w:val="009A017F"/>
    <w:rsid w:val="009A237D"/>
    <w:rsid w:val="009A5468"/>
    <w:rsid w:val="009A5BDE"/>
    <w:rsid w:val="009A64D7"/>
    <w:rsid w:val="009A6F3C"/>
    <w:rsid w:val="009B0F3C"/>
    <w:rsid w:val="009B2CB2"/>
    <w:rsid w:val="009B2F74"/>
    <w:rsid w:val="009B585E"/>
    <w:rsid w:val="009B60C6"/>
    <w:rsid w:val="009C082E"/>
    <w:rsid w:val="009C4D60"/>
    <w:rsid w:val="009C5B8D"/>
    <w:rsid w:val="009C5E95"/>
    <w:rsid w:val="009C5EB1"/>
    <w:rsid w:val="009C70D0"/>
    <w:rsid w:val="009C7875"/>
    <w:rsid w:val="009D10D4"/>
    <w:rsid w:val="009D15C7"/>
    <w:rsid w:val="009D1BA0"/>
    <w:rsid w:val="009D3DD7"/>
    <w:rsid w:val="009D42EC"/>
    <w:rsid w:val="009D52DA"/>
    <w:rsid w:val="009D5607"/>
    <w:rsid w:val="009D5B1F"/>
    <w:rsid w:val="009D61F3"/>
    <w:rsid w:val="009E0726"/>
    <w:rsid w:val="009E0FCB"/>
    <w:rsid w:val="009E1732"/>
    <w:rsid w:val="009E1B0A"/>
    <w:rsid w:val="009E3F1D"/>
    <w:rsid w:val="009E662D"/>
    <w:rsid w:val="009E6AF2"/>
    <w:rsid w:val="009F3CD1"/>
    <w:rsid w:val="009F4248"/>
    <w:rsid w:val="009F62F7"/>
    <w:rsid w:val="009F6E77"/>
    <w:rsid w:val="009F7764"/>
    <w:rsid w:val="009F7E7B"/>
    <w:rsid w:val="00A001F8"/>
    <w:rsid w:val="00A00B27"/>
    <w:rsid w:val="00A037FE"/>
    <w:rsid w:val="00A0387A"/>
    <w:rsid w:val="00A05677"/>
    <w:rsid w:val="00A058B5"/>
    <w:rsid w:val="00A06FFE"/>
    <w:rsid w:val="00A078B4"/>
    <w:rsid w:val="00A1017A"/>
    <w:rsid w:val="00A11AB2"/>
    <w:rsid w:val="00A12BB4"/>
    <w:rsid w:val="00A14AAA"/>
    <w:rsid w:val="00A16B2F"/>
    <w:rsid w:val="00A17902"/>
    <w:rsid w:val="00A17F0A"/>
    <w:rsid w:val="00A21580"/>
    <w:rsid w:val="00A23D09"/>
    <w:rsid w:val="00A24082"/>
    <w:rsid w:val="00A2420A"/>
    <w:rsid w:val="00A2435B"/>
    <w:rsid w:val="00A2452D"/>
    <w:rsid w:val="00A26036"/>
    <w:rsid w:val="00A26B05"/>
    <w:rsid w:val="00A27713"/>
    <w:rsid w:val="00A2794F"/>
    <w:rsid w:val="00A30E15"/>
    <w:rsid w:val="00A32474"/>
    <w:rsid w:val="00A33E3A"/>
    <w:rsid w:val="00A34283"/>
    <w:rsid w:val="00A34E6E"/>
    <w:rsid w:val="00A400D0"/>
    <w:rsid w:val="00A40680"/>
    <w:rsid w:val="00A42888"/>
    <w:rsid w:val="00A439CD"/>
    <w:rsid w:val="00A44BFA"/>
    <w:rsid w:val="00A4564E"/>
    <w:rsid w:val="00A45750"/>
    <w:rsid w:val="00A4675C"/>
    <w:rsid w:val="00A46E66"/>
    <w:rsid w:val="00A50127"/>
    <w:rsid w:val="00A52E58"/>
    <w:rsid w:val="00A53248"/>
    <w:rsid w:val="00A53BED"/>
    <w:rsid w:val="00A5454F"/>
    <w:rsid w:val="00A5466D"/>
    <w:rsid w:val="00A55AA5"/>
    <w:rsid w:val="00A57318"/>
    <w:rsid w:val="00A604F1"/>
    <w:rsid w:val="00A629F3"/>
    <w:rsid w:val="00A64125"/>
    <w:rsid w:val="00A64AEE"/>
    <w:rsid w:val="00A6552A"/>
    <w:rsid w:val="00A657A6"/>
    <w:rsid w:val="00A65F26"/>
    <w:rsid w:val="00A726CD"/>
    <w:rsid w:val="00A74CDE"/>
    <w:rsid w:val="00A75E91"/>
    <w:rsid w:val="00A77BF8"/>
    <w:rsid w:val="00A80FBF"/>
    <w:rsid w:val="00A81842"/>
    <w:rsid w:val="00A82D35"/>
    <w:rsid w:val="00A834E2"/>
    <w:rsid w:val="00A842EB"/>
    <w:rsid w:val="00A86478"/>
    <w:rsid w:val="00A90496"/>
    <w:rsid w:val="00A90C86"/>
    <w:rsid w:val="00A921E0"/>
    <w:rsid w:val="00A92767"/>
    <w:rsid w:val="00A932DA"/>
    <w:rsid w:val="00A95525"/>
    <w:rsid w:val="00A97253"/>
    <w:rsid w:val="00AA0295"/>
    <w:rsid w:val="00AA107F"/>
    <w:rsid w:val="00AA1C48"/>
    <w:rsid w:val="00AA2D82"/>
    <w:rsid w:val="00AA5357"/>
    <w:rsid w:val="00AA67F6"/>
    <w:rsid w:val="00AB1D47"/>
    <w:rsid w:val="00AB22DC"/>
    <w:rsid w:val="00AB270D"/>
    <w:rsid w:val="00AB2F84"/>
    <w:rsid w:val="00AB3D9C"/>
    <w:rsid w:val="00AB461C"/>
    <w:rsid w:val="00AB4AA5"/>
    <w:rsid w:val="00AB582F"/>
    <w:rsid w:val="00AB5C0C"/>
    <w:rsid w:val="00AB75A9"/>
    <w:rsid w:val="00AB7D2F"/>
    <w:rsid w:val="00AC1308"/>
    <w:rsid w:val="00AC47CA"/>
    <w:rsid w:val="00AC5569"/>
    <w:rsid w:val="00AC5FD0"/>
    <w:rsid w:val="00AC7030"/>
    <w:rsid w:val="00AD00DD"/>
    <w:rsid w:val="00AD1AF5"/>
    <w:rsid w:val="00AD28CB"/>
    <w:rsid w:val="00AD32EA"/>
    <w:rsid w:val="00AD5F82"/>
    <w:rsid w:val="00AD6FB4"/>
    <w:rsid w:val="00AD76C5"/>
    <w:rsid w:val="00AD76E0"/>
    <w:rsid w:val="00AE0CF5"/>
    <w:rsid w:val="00AE102B"/>
    <w:rsid w:val="00AE7642"/>
    <w:rsid w:val="00AF0080"/>
    <w:rsid w:val="00AF07F8"/>
    <w:rsid w:val="00AF32B2"/>
    <w:rsid w:val="00AF4006"/>
    <w:rsid w:val="00AF4A21"/>
    <w:rsid w:val="00AF5389"/>
    <w:rsid w:val="00AF6403"/>
    <w:rsid w:val="00B00933"/>
    <w:rsid w:val="00B023BE"/>
    <w:rsid w:val="00B04294"/>
    <w:rsid w:val="00B05D36"/>
    <w:rsid w:val="00B06978"/>
    <w:rsid w:val="00B1149A"/>
    <w:rsid w:val="00B12C4B"/>
    <w:rsid w:val="00B13303"/>
    <w:rsid w:val="00B134AB"/>
    <w:rsid w:val="00B13780"/>
    <w:rsid w:val="00B15076"/>
    <w:rsid w:val="00B21388"/>
    <w:rsid w:val="00B221C5"/>
    <w:rsid w:val="00B23EFD"/>
    <w:rsid w:val="00B27B74"/>
    <w:rsid w:val="00B302CC"/>
    <w:rsid w:val="00B3138A"/>
    <w:rsid w:val="00B33E51"/>
    <w:rsid w:val="00B36616"/>
    <w:rsid w:val="00B415D0"/>
    <w:rsid w:val="00B42187"/>
    <w:rsid w:val="00B42914"/>
    <w:rsid w:val="00B43395"/>
    <w:rsid w:val="00B43520"/>
    <w:rsid w:val="00B452BE"/>
    <w:rsid w:val="00B45549"/>
    <w:rsid w:val="00B50087"/>
    <w:rsid w:val="00B50FBF"/>
    <w:rsid w:val="00B540B1"/>
    <w:rsid w:val="00B55C0B"/>
    <w:rsid w:val="00B569F8"/>
    <w:rsid w:val="00B56A0C"/>
    <w:rsid w:val="00B56DBF"/>
    <w:rsid w:val="00B65030"/>
    <w:rsid w:val="00B70732"/>
    <w:rsid w:val="00B71997"/>
    <w:rsid w:val="00B7417B"/>
    <w:rsid w:val="00B76590"/>
    <w:rsid w:val="00B76A13"/>
    <w:rsid w:val="00B76EFA"/>
    <w:rsid w:val="00B80BEA"/>
    <w:rsid w:val="00B80C28"/>
    <w:rsid w:val="00B83AA0"/>
    <w:rsid w:val="00B83F14"/>
    <w:rsid w:val="00B851DF"/>
    <w:rsid w:val="00B8561C"/>
    <w:rsid w:val="00B91549"/>
    <w:rsid w:val="00B928F0"/>
    <w:rsid w:val="00B93BCA"/>
    <w:rsid w:val="00B943B9"/>
    <w:rsid w:val="00B944AA"/>
    <w:rsid w:val="00B9533B"/>
    <w:rsid w:val="00B964D9"/>
    <w:rsid w:val="00BA0A74"/>
    <w:rsid w:val="00BA748F"/>
    <w:rsid w:val="00BB042B"/>
    <w:rsid w:val="00BB2D62"/>
    <w:rsid w:val="00BB35FA"/>
    <w:rsid w:val="00BB3771"/>
    <w:rsid w:val="00BB3A16"/>
    <w:rsid w:val="00BB4DBA"/>
    <w:rsid w:val="00BB590B"/>
    <w:rsid w:val="00BB5DC2"/>
    <w:rsid w:val="00BB71E1"/>
    <w:rsid w:val="00BC08D8"/>
    <w:rsid w:val="00BC1262"/>
    <w:rsid w:val="00BC19DB"/>
    <w:rsid w:val="00BC24A0"/>
    <w:rsid w:val="00BC42AF"/>
    <w:rsid w:val="00BC4BE3"/>
    <w:rsid w:val="00BC555A"/>
    <w:rsid w:val="00BC562A"/>
    <w:rsid w:val="00BC56EB"/>
    <w:rsid w:val="00BC6AE5"/>
    <w:rsid w:val="00BC78C6"/>
    <w:rsid w:val="00BC7DE0"/>
    <w:rsid w:val="00BD2B18"/>
    <w:rsid w:val="00BD381F"/>
    <w:rsid w:val="00BD4D5E"/>
    <w:rsid w:val="00BD62BA"/>
    <w:rsid w:val="00BE28D2"/>
    <w:rsid w:val="00BE32C8"/>
    <w:rsid w:val="00BE3710"/>
    <w:rsid w:val="00BE3B72"/>
    <w:rsid w:val="00BE5AC2"/>
    <w:rsid w:val="00BE60ED"/>
    <w:rsid w:val="00BF01BD"/>
    <w:rsid w:val="00BF0321"/>
    <w:rsid w:val="00BF17B2"/>
    <w:rsid w:val="00BF1DB9"/>
    <w:rsid w:val="00BF2FD4"/>
    <w:rsid w:val="00BF359C"/>
    <w:rsid w:val="00BF4A5A"/>
    <w:rsid w:val="00BF4F0D"/>
    <w:rsid w:val="00BF6A90"/>
    <w:rsid w:val="00BF6B45"/>
    <w:rsid w:val="00C00C22"/>
    <w:rsid w:val="00C01E46"/>
    <w:rsid w:val="00C027AE"/>
    <w:rsid w:val="00C02874"/>
    <w:rsid w:val="00C035FD"/>
    <w:rsid w:val="00C04A15"/>
    <w:rsid w:val="00C11016"/>
    <w:rsid w:val="00C110E5"/>
    <w:rsid w:val="00C143F8"/>
    <w:rsid w:val="00C149EF"/>
    <w:rsid w:val="00C15E20"/>
    <w:rsid w:val="00C167CA"/>
    <w:rsid w:val="00C20C74"/>
    <w:rsid w:val="00C20D3B"/>
    <w:rsid w:val="00C21ABA"/>
    <w:rsid w:val="00C21AD3"/>
    <w:rsid w:val="00C22AD1"/>
    <w:rsid w:val="00C262FA"/>
    <w:rsid w:val="00C319C3"/>
    <w:rsid w:val="00C3215F"/>
    <w:rsid w:val="00C339B1"/>
    <w:rsid w:val="00C33AF4"/>
    <w:rsid w:val="00C33F3A"/>
    <w:rsid w:val="00C34104"/>
    <w:rsid w:val="00C36661"/>
    <w:rsid w:val="00C3731E"/>
    <w:rsid w:val="00C405AE"/>
    <w:rsid w:val="00C40710"/>
    <w:rsid w:val="00C45831"/>
    <w:rsid w:val="00C45A87"/>
    <w:rsid w:val="00C45BCB"/>
    <w:rsid w:val="00C45EE6"/>
    <w:rsid w:val="00C4627D"/>
    <w:rsid w:val="00C473D3"/>
    <w:rsid w:val="00C50534"/>
    <w:rsid w:val="00C5089A"/>
    <w:rsid w:val="00C50A1F"/>
    <w:rsid w:val="00C51A82"/>
    <w:rsid w:val="00C52C00"/>
    <w:rsid w:val="00C52E44"/>
    <w:rsid w:val="00C55287"/>
    <w:rsid w:val="00C55BF6"/>
    <w:rsid w:val="00C56826"/>
    <w:rsid w:val="00C576B0"/>
    <w:rsid w:val="00C604BD"/>
    <w:rsid w:val="00C61E56"/>
    <w:rsid w:val="00C63689"/>
    <w:rsid w:val="00C636FC"/>
    <w:rsid w:val="00C64B25"/>
    <w:rsid w:val="00C64F73"/>
    <w:rsid w:val="00C6640B"/>
    <w:rsid w:val="00C67CB4"/>
    <w:rsid w:val="00C71358"/>
    <w:rsid w:val="00C75937"/>
    <w:rsid w:val="00C75DC6"/>
    <w:rsid w:val="00C77AB0"/>
    <w:rsid w:val="00C77C3B"/>
    <w:rsid w:val="00C804EF"/>
    <w:rsid w:val="00C85160"/>
    <w:rsid w:val="00C85D1C"/>
    <w:rsid w:val="00C85F6A"/>
    <w:rsid w:val="00C86077"/>
    <w:rsid w:val="00C90A31"/>
    <w:rsid w:val="00C927A8"/>
    <w:rsid w:val="00C9492F"/>
    <w:rsid w:val="00C96889"/>
    <w:rsid w:val="00CA0890"/>
    <w:rsid w:val="00CA10B8"/>
    <w:rsid w:val="00CA2C02"/>
    <w:rsid w:val="00CA51DA"/>
    <w:rsid w:val="00CA630B"/>
    <w:rsid w:val="00CB0A8B"/>
    <w:rsid w:val="00CB1126"/>
    <w:rsid w:val="00CB1FCD"/>
    <w:rsid w:val="00CB54F9"/>
    <w:rsid w:val="00CC0F7D"/>
    <w:rsid w:val="00CC188A"/>
    <w:rsid w:val="00CC5840"/>
    <w:rsid w:val="00CC6098"/>
    <w:rsid w:val="00CC7949"/>
    <w:rsid w:val="00CD2022"/>
    <w:rsid w:val="00CD21B9"/>
    <w:rsid w:val="00CD2D46"/>
    <w:rsid w:val="00CD409B"/>
    <w:rsid w:val="00CD437E"/>
    <w:rsid w:val="00CD5A99"/>
    <w:rsid w:val="00CE162D"/>
    <w:rsid w:val="00CE1A90"/>
    <w:rsid w:val="00CE47C1"/>
    <w:rsid w:val="00CE7B29"/>
    <w:rsid w:val="00CF1556"/>
    <w:rsid w:val="00CF17D2"/>
    <w:rsid w:val="00CF3616"/>
    <w:rsid w:val="00CF57A2"/>
    <w:rsid w:val="00CFEE00"/>
    <w:rsid w:val="00D029E3"/>
    <w:rsid w:val="00D03BC3"/>
    <w:rsid w:val="00D05B49"/>
    <w:rsid w:val="00D05C67"/>
    <w:rsid w:val="00D10B03"/>
    <w:rsid w:val="00D117C6"/>
    <w:rsid w:val="00D11E3F"/>
    <w:rsid w:val="00D12B77"/>
    <w:rsid w:val="00D13C96"/>
    <w:rsid w:val="00D14526"/>
    <w:rsid w:val="00D1580F"/>
    <w:rsid w:val="00D161DE"/>
    <w:rsid w:val="00D21EC1"/>
    <w:rsid w:val="00D22179"/>
    <w:rsid w:val="00D22A31"/>
    <w:rsid w:val="00D23739"/>
    <w:rsid w:val="00D23A5E"/>
    <w:rsid w:val="00D2490D"/>
    <w:rsid w:val="00D265E6"/>
    <w:rsid w:val="00D26612"/>
    <w:rsid w:val="00D27A66"/>
    <w:rsid w:val="00D30B8A"/>
    <w:rsid w:val="00D32C0E"/>
    <w:rsid w:val="00D35743"/>
    <w:rsid w:val="00D35A24"/>
    <w:rsid w:val="00D36021"/>
    <w:rsid w:val="00D362AC"/>
    <w:rsid w:val="00D36C77"/>
    <w:rsid w:val="00D37FF5"/>
    <w:rsid w:val="00D41A5F"/>
    <w:rsid w:val="00D44803"/>
    <w:rsid w:val="00D46B9D"/>
    <w:rsid w:val="00D478A1"/>
    <w:rsid w:val="00D4796C"/>
    <w:rsid w:val="00D47A70"/>
    <w:rsid w:val="00D50025"/>
    <w:rsid w:val="00D50A0F"/>
    <w:rsid w:val="00D53D27"/>
    <w:rsid w:val="00D53E7F"/>
    <w:rsid w:val="00D54A81"/>
    <w:rsid w:val="00D56A7B"/>
    <w:rsid w:val="00D56E85"/>
    <w:rsid w:val="00D57AC1"/>
    <w:rsid w:val="00D57DE1"/>
    <w:rsid w:val="00D60E09"/>
    <w:rsid w:val="00D61306"/>
    <w:rsid w:val="00D628C5"/>
    <w:rsid w:val="00D642F9"/>
    <w:rsid w:val="00D71F93"/>
    <w:rsid w:val="00D72C79"/>
    <w:rsid w:val="00D75774"/>
    <w:rsid w:val="00D76642"/>
    <w:rsid w:val="00D81E6B"/>
    <w:rsid w:val="00D83F84"/>
    <w:rsid w:val="00D84258"/>
    <w:rsid w:val="00D85540"/>
    <w:rsid w:val="00D864D9"/>
    <w:rsid w:val="00D86C11"/>
    <w:rsid w:val="00D86E99"/>
    <w:rsid w:val="00D91F4D"/>
    <w:rsid w:val="00D9229C"/>
    <w:rsid w:val="00D9304C"/>
    <w:rsid w:val="00D977E2"/>
    <w:rsid w:val="00D9793A"/>
    <w:rsid w:val="00DA11A0"/>
    <w:rsid w:val="00DA2091"/>
    <w:rsid w:val="00DA240C"/>
    <w:rsid w:val="00DA26E4"/>
    <w:rsid w:val="00DA2F17"/>
    <w:rsid w:val="00DA4C6A"/>
    <w:rsid w:val="00DA63AC"/>
    <w:rsid w:val="00DA6750"/>
    <w:rsid w:val="00DA689C"/>
    <w:rsid w:val="00DA7040"/>
    <w:rsid w:val="00DB1004"/>
    <w:rsid w:val="00DB447D"/>
    <w:rsid w:val="00DC2C26"/>
    <w:rsid w:val="00DC6DFE"/>
    <w:rsid w:val="00DC70BA"/>
    <w:rsid w:val="00DC74F7"/>
    <w:rsid w:val="00DD2A36"/>
    <w:rsid w:val="00DD3A35"/>
    <w:rsid w:val="00DD3E62"/>
    <w:rsid w:val="00DD5522"/>
    <w:rsid w:val="00DD66AF"/>
    <w:rsid w:val="00DD743A"/>
    <w:rsid w:val="00DD77BE"/>
    <w:rsid w:val="00DE122D"/>
    <w:rsid w:val="00DE180B"/>
    <w:rsid w:val="00DE24EB"/>
    <w:rsid w:val="00DE2694"/>
    <w:rsid w:val="00DE5D41"/>
    <w:rsid w:val="00DE60FE"/>
    <w:rsid w:val="00DF00A7"/>
    <w:rsid w:val="00DF0833"/>
    <w:rsid w:val="00DF1742"/>
    <w:rsid w:val="00DF2819"/>
    <w:rsid w:val="00DF31BD"/>
    <w:rsid w:val="00DF4C28"/>
    <w:rsid w:val="00DF57C7"/>
    <w:rsid w:val="00DF6617"/>
    <w:rsid w:val="00DF690A"/>
    <w:rsid w:val="00E00C84"/>
    <w:rsid w:val="00E01745"/>
    <w:rsid w:val="00E0536B"/>
    <w:rsid w:val="00E07AA1"/>
    <w:rsid w:val="00E11020"/>
    <w:rsid w:val="00E12516"/>
    <w:rsid w:val="00E130C9"/>
    <w:rsid w:val="00E136AE"/>
    <w:rsid w:val="00E13B36"/>
    <w:rsid w:val="00E13E67"/>
    <w:rsid w:val="00E1430A"/>
    <w:rsid w:val="00E15293"/>
    <w:rsid w:val="00E17114"/>
    <w:rsid w:val="00E20281"/>
    <w:rsid w:val="00E2052B"/>
    <w:rsid w:val="00E24379"/>
    <w:rsid w:val="00E2595D"/>
    <w:rsid w:val="00E27507"/>
    <w:rsid w:val="00E275B0"/>
    <w:rsid w:val="00E27AB3"/>
    <w:rsid w:val="00E31531"/>
    <w:rsid w:val="00E31737"/>
    <w:rsid w:val="00E31EA3"/>
    <w:rsid w:val="00E3200F"/>
    <w:rsid w:val="00E35703"/>
    <w:rsid w:val="00E36738"/>
    <w:rsid w:val="00E36ABC"/>
    <w:rsid w:val="00E40EB7"/>
    <w:rsid w:val="00E41E4E"/>
    <w:rsid w:val="00E421CB"/>
    <w:rsid w:val="00E425A9"/>
    <w:rsid w:val="00E433AB"/>
    <w:rsid w:val="00E46A2E"/>
    <w:rsid w:val="00E4768D"/>
    <w:rsid w:val="00E50573"/>
    <w:rsid w:val="00E5072F"/>
    <w:rsid w:val="00E513B4"/>
    <w:rsid w:val="00E5230F"/>
    <w:rsid w:val="00E560C7"/>
    <w:rsid w:val="00E6588B"/>
    <w:rsid w:val="00E73B6D"/>
    <w:rsid w:val="00E7443E"/>
    <w:rsid w:val="00E75B9F"/>
    <w:rsid w:val="00E77A29"/>
    <w:rsid w:val="00E77D56"/>
    <w:rsid w:val="00E80DD4"/>
    <w:rsid w:val="00E82C2C"/>
    <w:rsid w:val="00E82F61"/>
    <w:rsid w:val="00E830DF"/>
    <w:rsid w:val="00E83395"/>
    <w:rsid w:val="00E84E13"/>
    <w:rsid w:val="00E85FBF"/>
    <w:rsid w:val="00E873A5"/>
    <w:rsid w:val="00E9103C"/>
    <w:rsid w:val="00E91A79"/>
    <w:rsid w:val="00E94F8B"/>
    <w:rsid w:val="00E95464"/>
    <w:rsid w:val="00E9736F"/>
    <w:rsid w:val="00EA014D"/>
    <w:rsid w:val="00EA13E8"/>
    <w:rsid w:val="00EA1E13"/>
    <w:rsid w:val="00EA226C"/>
    <w:rsid w:val="00EA375B"/>
    <w:rsid w:val="00EA6E3E"/>
    <w:rsid w:val="00EA783F"/>
    <w:rsid w:val="00EA79C8"/>
    <w:rsid w:val="00EA7E4E"/>
    <w:rsid w:val="00EB0AB7"/>
    <w:rsid w:val="00EB234C"/>
    <w:rsid w:val="00EB366B"/>
    <w:rsid w:val="00EB3ED5"/>
    <w:rsid w:val="00EB47EF"/>
    <w:rsid w:val="00EB6B7B"/>
    <w:rsid w:val="00EB7931"/>
    <w:rsid w:val="00EC23F8"/>
    <w:rsid w:val="00EC63C3"/>
    <w:rsid w:val="00EC7A09"/>
    <w:rsid w:val="00EC7B85"/>
    <w:rsid w:val="00ED0E09"/>
    <w:rsid w:val="00ED2774"/>
    <w:rsid w:val="00ED28CD"/>
    <w:rsid w:val="00ED38F1"/>
    <w:rsid w:val="00ED470E"/>
    <w:rsid w:val="00ED6728"/>
    <w:rsid w:val="00ED6C2C"/>
    <w:rsid w:val="00ED7F6C"/>
    <w:rsid w:val="00EE12FC"/>
    <w:rsid w:val="00EE1A57"/>
    <w:rsid w:val="00EE29B8"/>
    <w:rsid w:val="00EE59DF"/>
    <w:rsid w:val="00EE6520"/>
    <w:rsid w:val="00EE6BD1"/>
    <w:rsid w:val="00EE6C4C"/>
    <w:rsid w:val="00EE7384"/>
    <w:rsid w:val="00EE7D11"/>
    <w:rsid w:val="00EF2B4D"/>
    <w:rsid w:val="00EF3BEC"/>
    <w:rsid w:val="00EF735B"/>
    <w:rsid w:val="00EF7650"/>
    <w:rsid w:val="00EF7CBB"/>
    <w:rsid w:val="00F01E75"/>
    <w:rsid w:val="00F04385"/>
    <w:rsid w:val="00F04FAF"/>
    <w:rsid w:val="00F056B5"/>
    <w:rsid w:val="00F10C95"/>
    <w:rsid w:val="00F11879"/>
    <w:rsid w:val="00F128E2"/>
    <w:rsid w:val="00F146D9"/>
    <w:rsid w:val="00F15D1E"/>
    <w:rsid w:val="00F17495"/>
    <w:rsid w:val="00F20286"/>
    <w:rsid w:val="00F207C1"/>
    <w:rsid w:val="00F2166A"/>
    <w:rsid w:val="00F272C2"/>
    <w:rsid w:val="00F2749A"/>
    <w:rsid w:val="00F31F97"/>
    <w:rsid w:val="00F33412"/>
    <w:rsid w:val="00F37069"/>
    <w:rsid w:val="00F4179A"/>
    <w:rsid w:val="00F4197C"/>
    <w:rsid w:val="00F42E49"/>
    <w:rsid w:val="00F46027"/>
    <w:rsid w:val="00F47428"/>
    <w:rsid w:val="00F50021"/>
    <w:rsid w:val="00F52612"/>
    <w:rsid w:val="00F527DA"/>
    <w:rsid w:val="00F53F4A"/>
    <w:rsid w:val="00F54352"/>
    <w:rsid w:val="00F55C55"/>
    <w:rsid w:val="00F6019F"/>
    <w:rsid w:val="00F6446D"/>
    <w:rsid w:val="00F64831"/>
    <w:rsid w:val="00F659C3"/>
    <w:rsid w:val="00F66E30"/>
    <w:rsid w:val="00F675C7"/>
    <w:rsid w:val="00F717E8"/>
    <w:rsid w:val="00F723D6"/>
    <w:rsid w:val="00F724AA"/>
    <w:rsid w:val="00F73576"/>
    <w:rsid w:val="00F741BA"/>
    <w:rsid w:val="00F766F5"/>
    <w:rsid w:val="00F77C27"/>
    <w:rsid w:val="00F8009C"/>
    <w:rsid w:val="00F806D9"/>
    <w:rsid w:val="00F80A67"/>
    <w:rsid w:val="00F82570"/>
    <w:rsid w:val="00F82730"/>
    <w:rsid w:val="00F84FD4"/>
    <w:rsid w:val="00F916F0"/>
    <w:rsid w:val="00F9463C"/>
    <w:rsid w:val="00F96AB8"/>
    <w:rsid w:val="00F976F3"/>
    <w:rsid w:val="00FA251B"/>
    <w:rsid w:val="00FA2C02"/>
    <w:rsid w:val="00FA446A"/>
    <w:rsid w:val="00FA46F8"/>
    <w:rsid w:val="00FA4BB7"/>
    <w:rsid w:val="00FA4D43"/>
    <w:rsid w:val="00FA73AE"/>
    <w:rsid w:val="00FA7BD8"/>
    <w:rsid w:val="00FA7DD6"/>
    <w:rsid w:val="00FB167E"/>
    <w:rsid w:val="00FB29D0"/>
    <w:rsid w:val="00FB2C1F"/>
    <w:rsid w:val="00FB33E5"/>
    <w:rsid w:val="00FB410A"/>
    <w:rsid w:val="00FB4A42"/>
    <w:rsid w:val="00FB746D"/>
    <w:rsid w:val="00FB7583"/>
    <w:rsid w:val="00FB78AF"/>
    <w:rsid w:val="00FC0AB8"/>
    <w:rsid w:val="00FC0DB8"/>
    <w:rsid w:val="00FC1BEE"/>
    <w:rsid w:val="00FC4199"/>
    <w:rsid w:val="00FC55E3"/>
    <w:rsid w:val="00FC5F7B"/>
    <w:rsid w:val="00FC606B"/>
    <w:rsid w:val="00FD0463"/>
    <w:rsid w:val="00FD1DDA"/>
    <w:rsid w:val="00FD32DA"/>
    <w:rsid w:val="00FD3528"/>
    <w:rsid w:val="00FD38AE"/>
    <w:rsid w:val="00FD4890"/>
    <w:rsid w:val="00FD5042"/>
    <w:rsid w:val="00FD59F0"/>
    <w:rsid w:val="00FD715D"/>
    <w:rsid w:val="00FE138F"/>
    <w:rsid w:val="00FE1421"/>
    <w:rsid w:val="00FE5629"/>
    <w:rsid w:val="00FF1C4C"/>
    <w:rsid w:val="00FF220D"/>
    <w:rsid w:val="00FF34D3"/>
    <w:rsid w:val="00FF3F80"/>
    <w:rsid w:val="00FF4ADC"/>
    <w:rsid w:val="00FF4F16"/>
    <w:rsid w:val="00FF537C"/>
    <w:rsid w:val="00FF74BB"/>
    <w:rsid w:val="010DF72F"/>
    <w:rsid w:val="0117FE3C"/>
    <w:rsid w:val="0122E8E2"/>
    <w:rsid w:val="013183EA"/>
    <w:rsid w:val="01539D39"/>
    <w:rsid w:val="016F9C54"/>
    <w:rsid w:val="0178A02E"/>
    <w:rsid w:val="01DC8881"/>
    <w:rsid w:val="0229C582"/>
    <w:rsid w:val="022B2E47"/>
    <w:rsid w:val="024B89C1"/>
    <w:rsid w:val="0251330D"/>
    <w:rsid w:val="02C2D804"/>
    <w:rsid w:val="02C730E4"/>
    <w:rsid w:val="02D34DE2"/>
    <w:rsid w:val="02E8C2FC"/>
    <w:rsid w:val="0338FD2E"/>
    <w:rsid w:val="0344E214"/>
    <w:rsid w:val="035AA2CB"/>
    <w:rsid w:val="03A2E552"/>
    <w:rsid w:val="03E1984F"/>
    <w:rsid w:val="03F64A87"/>
    <w:rsid w:val="04B9F572"/>
    <w:rsid w:val="04C256DA"/>
    <w:rsid w:val="0504B56C"/>
    <w:rsid w:val="0504BCEA"/>
    <w:rsid w:val="050A37D9"/>
    <w:rsid w:val="05184870"/>
    <w:rsid w:val="0528E03C"/>
    <w:rsid w:val="05D2FFF8"/>
    <w:rsid w:val="05DD04F8"/>
    <w:rsid w:val="05DD2675"/>
    <w:rsid w:val="060B66C3"/>
    <w:rsid w:val="060E2CEF"/>
    <w:rsid w:val="0621111B"/>
    <w:rsid w:val="06228666"/>
    <w:rsid w:val="0625FBA0"/>
    <w:rsid w:val="0649F590"/>
    <w:rsid w:val="068A76AE"/>
    <w:rsid w:val="06A0771C"/>
    <w:rsid w:val="06C2B1BD"/>
    <w:rsid w:val="06FBD69C"/>
    <w:rsid w:val="0704BC5E"/>
    <w:rsid w:val="0744803C"/>
    <w:rsid w:val="075C241D"/>
    <w:rsid w:val="0765BCC0"/>
    <w:rsid w:val="07B3E2D0"/>
    <w:rsid w:val="07D24D77"/>
    <w:rsid w:val="07D394A2"/>
    <w:rsid w:val="07D91D27"/>
    <w:rsid w:val="07ED2CF3"/>
    <w:rsid w:val="08053CB8"/>
    <w:rsid w:val="0812A765"/>
    <w:rsid w:val="0824922D"/>
    <w:rsid w:val="086587B7"/>
    <w:rsid w:val="086D3195"/>
    <w:rsid w:val="087E6535"/>
    <w:rsid w:val="08812409"/>
    <w:rsid w:val="09052E96"/>
    <w:rsid w:val="0909AE0B"/>
    <w:rsid w:val="091A2157"/>
    <w:rsid w:val="093AFF82"/>
    <w:rsid w:val="098714AD"/>
    <w:rsid w:val="099CA644"/>
    <w:rsid w:val="09A7EADF"/>
    <w:rsid w:val="09E14089"/>
    <w:rsid w:val="09FFCBFE"/>
    <w:rsid w:val="0A154795"/>
    <w:rsid w:val="0A2A0BBF"/>
    <w:rsid w:val="0A35429D"/>
    <w:rsid w:val="0AD2E4D1"/>
    <w:rsid w:val="0ADE176B"/>
    <w:rsid w:val="0AF62E2A"/>
    <w:rsid w:val="0B2D33A4"/>
    <w:rsid w:val="0B357636"/>
    <w:rsid w:val="0B859886"/>
    <w:rsid w:val="0BE4E1BC"/>
    <w:rsid w:val="0BE62C00"/>
    <w:rsid w:val="0C302D6D"/>
    <w:rsid w:val="0C75BF78"/>
    <w:rsid w:val="0C809859"/>
    <w:rsid w:val="0C84D673"/>
    <w:rsid w:val="0C851DFE"/>
    <w:rsid w:val="0C966F3E"/>
    <w:rsid w:val="0CA0552C"/>
    <w:rsid w:val="0CDAF455"/>
    <w:rsid w:val="0CF21195"/>
    <w:rsid w:val="0CF396D2"/>
    <w:rsid w:val="0CF438B3"/>
    <w:rsid w:val="0CFB327D"/>
    <w:rsid w:val="0D0C5FB0"/>
    <w:rsid w:val="0D291BB7"/>
    <w:rsid w:val="0D490CFE"/>
    <w:rsid w:val="0D6FF45D"/>
    <w:rsid w:val="0D93905D"/>
    <w:rsid w:val="0DA822E4"/>
    <w:rsid w:val="0DA8E347"/>
    <w:rsid w:val="0DD02628"/>
    <w:rsid w:val="0E1244C2"/>
    <w:rsid w:val="0E15A86B"/>
    <w:rsid w:val="0E17025D"/>
    <w:rsid w:val="0E327195"/>
    <w:rsid w:val="0E437FA2"/>
    <w:rsid w:val="0E4A6A5D"/>
    <w:rsid w:val="0E7AB9AE"/>
    <w:rsid w:val="0EE013FB"/>
    <w:rsid w:val="0F249D7B"/>
    <w:rsid w:val="0F43DC55"/>
    <w:rsid w:val="0F4C5B18"/>
    <w:rsid w:val="0F53D7A9"/>
    <w:rsid w:val="0F5BFC17"/>
    <w:rsid w:val="0F77F360"/>
    <w:rsid w:val="0FC00418"/>
    <w:rsid w:val="0FD673F8"/>
    <w:rsid w:val="0FE84CB2"/>
    <w:rsid w:val="10662987"/>
    <w:rsid w:val="1066DFB2"/>
    <w:rsid w:val="109C7D41"/>
    <w:rsid w:val="109E9AF7"/>
    <w:rsid w:val="10D265A7"/>
    <w:rsid w:val="1106E311"/>
    <w:rsid w:val="113B27F6"/>
    <w:rsid w:val="11680F03"/>
    <w:rsid w:val="11776E18"/>
    <w:rsid w:val="117E9FB9"/>
    <w:rsid w:val="11AAB508"/>
    <w:rsid w:val="11AEFC6F"/>
    <w:rsid w:val="11B77F28"/>
    <w:rsid w:val="1204D6DB"/>
    <w:rsid w:val="12127D78"/>
    <w:rsid w:val="12224305"/>
    <w:rsid w:val="12224B66"/>
    <w:rsid w:val="1230DD1A"/>
    <w:rsid w:val="1250F65A"/>
    <w:rsid w:val="126F2F42"/>
    <w:rsid w:val="127B8FD1"/>
    <w:rsid w:val="129BAC67"/>
    <w:rsid w:val="132F859E"/>
    <w:rsid w:val="134CE478"/>
    <w:rsid w:val="135389E7"/>
    <w:rsid w:val="1385E5F4"/>
    <w:rsid w:val="13981104"/>
    <w:rsid w:val="13E1C7CB"/>
    <w:rsid w:val="13EA7518"/>
    <w:rsid w:val="1409300D"/>
    <w:rsid w:val="143A7787"/>
    <w:rsid w:val="143D4997"/>
    <w:rsid w:val="145566C4"/>
    <w:rsid w:val="1457E89F"/>
    <w:rsid w:val="14887D8A"/>
    <w:rsid w:val="1499E871"/>
    <w:rsid w:val="14D6F25E"/>
    <w:rsid w:val="14DCF691"/>
    <w:rsid w:val="14F1D760"/>
    <w:rsid w:val="151909CA"/>
    <w:rsid w:val="1537FA37"/>
    <w:rsid w:val="154395FF"/>
    <w:rsid w:val="15753452"/>
    <w:rsid w:val="15B23416"/>
    <w:rsid w:val="15BEA926"/>
    <w:rsid w:val="15E6B07F"/>
    <w:rsid w:val="1607E7E8"/>
    <w:rsid w:val="16616B04"/>
    <w:rsid w:val="1666AB4F"/>
    <w:rsid w:val="16BE3811"/>
    <w:rsid w:val="16D9E2C5"/>
    <w:rsid w:val="16EA4203"/>
    <w:rsid w:val="171E31FD"/>
    <w:rsid w:val="175E4C92"/>
    <w:rsid w:val="1775B5B1"/>
    <w:rsid w:val="1779EA83"/>
    <w:rsid w:val="17CBB250"/>
    <w:rsid w:val="17D92228"/>
    <w:rsid w:val="180FE3B0"/>
    <w:rsid w:val="181287DA"/>
    <w:rsid w:val="18166586"/>
    <w:rsid w:val="18452476"/>
    <w:rsid w:val="184A04AF"/>
    <w:rsid w:val="186F2977"/>
    <w:rsid w:val="18752BDC"/>
    <w:rsid w:val="18EBA90C"/>
    <w:rsid w:val="1904A305"/>
    <w:rsid w:val="190DFD0E"/>
    <w:rsid w:val="19305C25"/>
    <w:rsid w:val="1958973B"/>
    <w:rsid w:val="198248F2"/>
    <w:rsid w:val="19C379AB"/>
    <w:rsid w:val="19D3CB6E"/>
    <w:rsid w:val="1A7C0CD1"/>
    <w:rsid w:val="1A8C7E02"/>
    <w:rsid w:val="1AC7B823"/>
    <w:rsid w:val="1ACB9054"/>
    <w:rsid w:val="1AF59435"/>
    <w:rsid w:val="1B2F69AE"/>
    <w:rsid w:val="1B365FFC"/>
    <w:rsid w:val="1B39F49E"/>
    <w:rsid w:val="1B5840F6"/>
    <w:rsid w:val="1B592576"/>
    <w:rsid w:val="1B5C628E"/>
    <w:rsid w:val="1B89EF2D"/>
    <w:rsid w:val="1BD65F43"/>
    <w:rsid w:val="1BDB15C6"/>
    <w:rsid w:val="1BFDFF06"/>
    <w:rsid w:val="1C19F40E"/>
    <w:rsid w:val="1C2D3B4A"/>
    <w:rsid w:val="1C2D4036"/>
    <w:rsid w:val="1C83CAEF"/>
    <w:rsid w:val="1C9347C0"/>
    <w:rsid w:val="1C98D9B8"/>
    <w:rsid w:val="1CC2ED4B"/>
    <w:rsid w:val="1CEFA882"/>
    <w:rsid w:val="1D01AAEA"/>
    <w:rsid w:val="1D21C84A"/>
    <w:rsid w:val="1D2525FE"/>
    <w:rsid w:val="1D6CD8CF"/>
    <w:rsid w:val="1D70FF20"/>
    <w:rsid w:val="1D97BF4D"/>
    <w:rsid w:val="1DA6AD57"/>
    <w:rsid w:val="1DBAD194"/>
    <w:rsid w:val="1DBBEFD7"/>
    <w:rsid w:val="1DCB1788"/>
    <w:rsid w:val="1E4D7765"/>
    <w:rsid w:val="1E651C05"/>
    <w:rsid w:val="1E6718B3"/>
    <w:rsid w:val="1E759092"/>
    <w:rsid w:val="1EA40214"/>
    <w:rsid w:val="1EB58B30"/>
    <w:rsid w:val="1EB66ED0"/>
    <w:rsid w:val="1ED09C98"/>
    <w:rsid w:val="1EE48321"/>
    <w:rsid w:val="1EEBC581"/>
    <w:rsid w:val="1F1E2B81"/>
    <w:rsid w:val="1F8E5772"/>
    <w:rsid w:val="1FD2EAA4"/>
    <w:rsid w:val="2001F3AF"/>
    <w:rsid w:val="2094666F"/>
    <w:rsid w:val="20D39B89"/>
    <w:rsid w:val="20E84C49"/>
    <w:rsid w:val="20F6D00D"/>
    <w:rsid w:val="2106D13B"/>
    <w:rsid w:val="2109F341"/>
    <w:rsid w:val="210C837A"/>
    <w:rsid w:val="211B13E4"/>
    <w:rsid w:val="214103D7"/>
    <w:rsid w:val="2159EA6C"/>
    <w:rsid w:val="216AFE33"/>
    <w:rsid w:val="218E6969"/>
    <w:rsid w:val="21E5BFE8"/>
    <w:rsid w:val="21E74CFB"/>
    <w:rsid w:val="22C651E5"/>
    <w:rsid w:val="230C6967"/>
    <w:rsid w:val="230FAF92"/>
    <w:rsid w:val="2336C202"/>
    <w:rsid w:val="233F6D7B"/>
    <w:rsid w:val="234A2B37"/>
    <w:rsid w:val="2351D00D"/>
    <w:rsid w:val="236A841D"/>
    <w:rsid w:val="23732046"/>
    <w:rsid w:val="2399AF73"/>
    <w:rsid w:val="23BAD294"/>
    <w:rsid w:val="23DA901D"/>
    <w:rsid w:val="2419DC80"/>
    <w:rsid w:val="241A1FAB"/>
    <w:rsid w:val="244AE334"/>
    <w:rsid w:val="2469D15B"/>
    <w:rsid w:val="246D76EA"/>
    <w:rsid w:val="24776589"/>
    <w:rsid w:val="248FC83A"/>
    <w:rsid w:val="24942FBF"/>
    <w:rsid w:val="250F046E"/>
    <w:rsid w:val="25263650"/>
    <w:rsid w:val="252F0964"/>
    <w:rsid w:val="2542AF5F"/>
    <w:rsid w:val="255582EB"/>
    <w:rsid w:val="259D4262"/>
    <w:rsid w:val="261396A3"/>
    <w:rsid w:val="263C5704"/>
    <w:rsid w:val="26538F2D"/>
    <w:rsid w:val="26E24491"/>
    <w:rsid w:val="26E3B4EC"/>
    <w:rsid w:val="26FFC212"/>
    <w:rsid w:val="27182521"/>
    <w:rsid w:val="2737BE5A"/>
    <w:rsid w:val="277519B9"/>
    <w:rsid w:val="27AE1AF0"/>
    <w:rsid w:val="27B2B009"/>
    <w:rsid w:val="27C1F4EF"/>
    <w:rsid w:val="27E716C4"/>
    <w:rsid w:val="27ECD79F"/>
    <w:rsid w:val="27F562A8"/>
    <w:rsid w:val="27FC0BC3"/>
    <w:rsid w:val="281711AE"/>
    <w:rsid w:val="28245DB7"/>
    <w:rsid w:val="2862FCF3"/>
    <w:rsid w:val="28D0F35C"/>
    <w:rsid w:val="290576DC"/>
    <w:rsid w:val="294CFB34"/>
    <w:rsid w:val="2954F755"/>
    <w:rsid w:val="29D5DAED"/>
    <w:rsid w:val="29D6A896"/>
    <w:rsid w:val="29FB8DAA"/>
    <w:rsid w:val="2A57B55C"/>
    <w:rsid w:val="2A937E6B"/>
    <w:rsid w:val="2AAC236E"/>
    <w:rsid w:val="2AFDBF24"/>
    <w:rsid w:val="2B072284"/>
    <w:rsid w:val="2B1501F7"/>
    <w:rsid w:val="2B21B8AD"/>
    <w:rsid w:val="2B30778E"/>
    <w:rsid w:val="2B46EFA2"/>
    <w:rsid w:val="2B98DE95"/>
    <w:rsid w:val="2B99557F"/>
    <w:rsid w:val="2BD3E894"/>
    <w:rsid w:val="2BF50BDF"/>
    <w:rsid w:val="2C07CA40"/>
    <w:rsid w:val="2C136D9E"/>
    <w:rsid w:val="2C4A1B82"/>
    <w:rsid w:val="2C54104B"/>
    <w:rsid w:val="2C601C98"/>
    <w:rsid w:val="2C7A2860"/>
    <w:rsid w:val="2D0392CD"/>
    <w:rsid w:val="2D105F36"/>
    <w:rsid w:val="2D167587"/>
    <w:rsid w:val="2D71B794"/>
    <w:rsid w:val="2D73164D"/>
    <w:rsid w:val="2DC7CCC3"/>
    <w:rsid w:val="2DED6A79"/>
    <w:rsid w:val="2E1C2F22"/>
    <w:rsid w:val="2E1F8610"/>
    <w:rsid w:val="2E2D93C1"/>
    <w:rsid w:val="2E2E4166"/>
    <w:rsid w:val="2E370EA6"/>
    <w:rsid w:val="2E39E606"/>
    <w:rsid w:val="2E74DE6D"/>
    <w:rsid w:val="2EC6D4AF"/>
    <w:rsid w:val="2ECB1855"/>
    <w:rsid w:val="2F1F278C"/>
    <w:rsid w:val="2FA14C41"/>
    <w:rsid w:val="3036276E"/>
    <w:rsid w:val="3038B29E"/>
    <w:rsid w:val="305217C2"/>
    <w:rsid w:val="30F8E3B3"/>
    <w:rsid w:val="312582F2"/>
    <w:rsid w:val="314650A5"/>
    <w:rsid w:val="31706852"/>
    <w:rsid w:val="318CEC7C"/>
    <w:rsid w:val="31AD20B1"/>
    <w:rsid w:val="31C58706"/>
    <w:rsid w:val="31E84B23"/>
    <w:rsid w:val="31F5F054"/>
    <w:rsid w:val="3213CFFC"/>
    <w:rsid w:val="323D6D5A"/>
    <w:rsid w:val="32A4DCC1"/>
    <w:rsid w:val="32CCBE22"/>
    <w:rsid w:val="32DFF46F"/>
    <w:rsid w:val="32FA7D68"/>
    <w:rsid w:val="3305291F"/>
    <w:rsid w:val="334F9330"/>
    <w:rsid w:val="3354C67F"/>
    <w:rsid w:val="33691718"/>
    <w:rsid w:val="33825952"/>
    <w:rsid w:val="33956F58"/>
    <w:rsid w:val="339B6D81"/>
    <w:rsid w:val="33B00A20"/>
    <w:rsid w:val="34231BC0"/>
    <w:rsid w:val="34BA24EE"/>
    <w:rsid w:val="3501C4B0"/>
    <w:rsid w:val="35087447"/>
    <w:rsid w:val="3519FE47"/>
    <w:rsid w:val="353FF09B"/>
    <w:rsid w:val="35547FAA"/>
    <w:rsid w:val="359D4C46"/>
    <w:rsid w:val="35ACEF2A"/>
    <w:rsid w:val="35CA910C"/>
    <w:rsid w:val="35EE1E00"/>
    <w:rsid w:val="362F31C9"/>
    <w:rsid w:val="365A2014"/>
    <w:rsid w:val="36F52722"/>
    <w:rsid w:val="36FE3D66"/>
    <w:rsid w:val="37378CA1"/>
    <w:rsid w:val="379BF313"/>
    <w:rsid w:val="37B08AFB"/>
    <w:rsid w:val="37B9D43E"/>
    <w:rsid w:val="37C3F1A8"/>
    <w:rsid w:val="37CE0937"/>
    <w:rsid w:val="37DD4BA0"/>
    <w:rsid w:val="37E1B834"/>
    <w:rsid w:val="37FC1BC7"/>
    <w:rsid w:val="38563646"/>
    <w:rsid w:val="3856F2A5"/>
    <w:rsid w:val="386E0783"/>
    <w:rsid w:val="38AB91F6"/>
    <w:rsid w:val="38B005F5"/>
    <w:rsid w:val="38BF3932"/>
    <w:rsid w:val="38D00101"/>
    <w:rsid w:val="38E034E6"/>
    <w:rsid w:val="38F52E1B"/>
    <w:rsid w:val="39334A39"/>
    <w:rsid w:val="39984368"/>
    <w:rsid w:val="39C67D47"/>
    <w:rsid w:val="39C93A65"/>
    <w:rsid w:val="39F3224D"/>
    <w:rsid w:val="39F7E190"/>
    <w:rsid w:val="39FE0DA8"/>
    <w:rsid w:val="3A020E53"/>
    <w:rsid w:val="3A0F17EC"/>
    <w:rsid w:val="3A305221"/>
    <w:rsid w:val="3A33D3FE"/>
    <w:rsid w:val="3A369096"/>
    <w:rsid w:val="3A5D4D05"/>
    <w:rsid w:val="3A6CB4B1"/>
    <w:rsid w:val="3A6E57CB"/>
    <w:rsid w:val="3AB6311B"/>
    <w:rsid w:val="3AD27E20"/>
    <w:rsid w:val="3AD3F1FE"/>
    <w:rsid w:val="3AE584A4"/>
    <w:rsid w:val="3AE633D9"/>
    <w:rsid w:val="3AF4667B"/>
    <w:rsid w:val="3B285F4F"/>
    <w:rsid w:val="3B2E3ED0"/>
    <w:rsid w:val="3B41FD86"/>
    <w:rsid w:val="3B4502A0"/>
    <w:rsid w:val="3B4C2A03"/>
    <w:rsid w:val="3B630C32"/>
    <w:rsid w:val="3B642196"/>
    <w:rsid w:val="3BC2A9B0"/>
    <w:rsid w:val="3BF84D83"/>
    <w:rsid w:val="3C20D351"/>
    <w:rsid w:val="3C5F3BF7"/>
    <w:rsid w:val="3C726385"/>
    <w:rsid w:val="3C9009AB"/>
    <w:rsid w:val="3C9E8ECD"/>
    <w:rsid w:val="3CC5F54F"/>
    <w:rsid w:val="3CD624E0"/>
    <w:rsid w:val="3CE834C2"/>
    <w:rsid w:val="3CF95213"/>
    <w:rsid w:val="3D4B6580"/>
    <w:rsid w:val="3D53AD66"/>
    <w:rsid w:val="3D85677D"/>
    <w:rsid w:val="3D918664"/>
    <w:rsid w:val="3E1AF95A"/>
    <w:rsid w:val="3E6A2A4C"/>
    <w:rsid w:val="3E8274AD"/>
    <w:rsid w:val="3E8346B6"/>
    <w:rsid w:val="3EC1A9E2"/>
    <w:rsid w:val="3F075887"/>
    <w:rsid w:val="3F56C40F"/>
    <w:rsid w:val="3F6926D9"/>
    <w:rsid w:val="3F7A1BBF"/>
    <w:rsid w:val="3F7B1C30"/>
    <w:rsid w:val="3F840CB2"/>
    <w:rsid w:val="3FCF9617"/>
    <w:rsid w:val="3FFD47B0"/>
    <w:rsid w:val="4020DEED"/>
    <w:rsid w:val="40231519"/>
    <w:rsid w:val="402D3DEA"/>
    <w:rsid w:val="40336BF1"/>
    <w:rsid w:val="40607B28"/>
    <w:rsid w:val="408ACBBC"/>
    <w:rsid w:val="4099261D"/>
    <w:rsid w:val="40BF551E"/>
    <w:rsid w:val="40E00C39"/>
    <w:rsid w:val="4109D728"/>
    <w:rsid w:val="41137129"/>
    <w:rsid w:val="415984E6"/>
    <w:rsid w:val="4168970D"/>
    <w:rsid w:val="4169AD1E"/>
    <w:rsid w:val="418BC2BD"/>
    <w:rsid w:val="4197E317"/>
    <w:rsid w:val="419DCCCA"/>
    <w:rsid w:val="41BEDA76"/>
    <w:rsid w:val="41D402D6"/>
    <w:rsid w:val="41F29E47"/>
    <w:rsid w:val="420483B5"/>
    <w:rsid w:val="420D783D"/>
    <w:rsid w:val="421CA326"/>
    <w:rsid w:val="422D59B9"/>
    <w:rsid w:val="425C6AC9"/>
    <w:rsid w:val="4262C834"/>
    <w:rsid w:val="42EFDD0D"/>
    <w:rsid w:val="431EE358"/>
    <w:rsid w:val="43989706"/>
    <w:rsid w:val="439C48B7"/>
    <w:rsid w:val="441935B3"/>
    <w:rsid w:val="44369FE0"/>
    <w:rsid w:val="445AB78D"/>
    <w:rsid w:val="4499C340"/>
    <w:rsid w:val="449FE6A6"/>
    <w:rsid w:val="44B3BF8B"/>
    <w:rsid w:val="44E14A71"/>
    <w:rsid w:val="450B6145"/>
    <w:rsid w:val="45293B09"/>
    <w:rsid w:val="4552A169"/>
    <w:rsid w:val="4553826C"/>
    <w:rsid w:val="456321D9"/>
    <w:rsid w:val="45764409"/>
    <w:rsid w:val="458DFE37"/>
    <w:rsid w:val="45AEEB58"/>
    <w:rsid w:val="4603A9DA"/>
    <w:rsid w:val="4604950B"/>
    <w:rsid w:val="461DD553"/>
    <w:rsid w:val="46814EDD"/>
    <w:rsid w:val="46981C26"/>
    <w:rsid w:val="46B70889"/>
    <w:rsid w:val="46F5857D"/>
    <w:rsid w:val="470FBC20"/>
    <w:rsid w:val="4728641E"/>
    <w:rsid w:val="4755DA54"/>
    <w:rsid w:val="475D8220"/>
    <w:rsid w:val="47684586"/>
    <w:rsid w:val="4775D960"/>
    <w:rsid w:val="478CB514"/>
    <w:rsid w:val="479A7A72"/>
    <w:rsid w:val="47AE3A9F"/>
    <w:rsid w:val="47FB35B2"/>
    <w:rsid w:val="480BAB9A"/>
    <w:rsid w:val="48243AA6"/>
    <w:rsid w:val="4832743F"/>
    <w:rsid w:val="4832F8E5"/>
    <w:rsid w:val="483A970C"/>
    <w:rsid w:val="486145B4"/>
    <w:rsid w:val="486FC5D0"/>
    <w:rsid w:val="48BDF916"/>
    <w:rsid w:val="48C7135A"/>
    <w:rsid w:val="48CCB594"/>
    <w:rsid w:val="49171F9C"/>
    <w:rsid w:val="491A57D3"/>
    <w:rsid w:val="49457182"/>
    <w:rsid w:val="497123BA"/>
    <w:rsid w:val="497803A3"/>
    <w:rsid w:val="497B154D"/>
    <w:rsid w:val="497DA7B8"/>
    <w:rsid w:val="49984B5C"/>
    <w:rsid w:val="49A4C7A9"/>
    <w:rsid w:val="49CF2BDF"/>
    <w:rsid w:val="49F735FD"/>
    <w:rsid w:val="49FDF4BF"/>
    <w:rsid w:val="4A0FC17E"/>
    <w:rsid w:val="4A2220C6"/>
    <w:rsid w:val="4A28E6C1"/>
    <w:rsid w:val="4A2B6799"/>
    <w:rsid w:val="4A7E63FA"/>
    <w:rsid w:val="4A8B2047"/>
    <w:rsid w:val="4A9F99E7"/>
    <w:rsid w:val="4AB3F071"/>
    <w:rsid w:val="4B03F1FA"/>
    <w:rsid w:val="4B23EB55"/>
    <w:rsid w:val="4B3C7979"/>
    <w:rsid w:val="4B42629E"/>
    <w:rsid w:val="4B7B5749"/>
    <w:rsid w:val="4B879D8A"/>
    <w:rsid w:val="4B8CBEB4"/>
    <w:rsid w:val="4C328030"/>
    <w:rsid w:val="4C3CB3F3"/>
    <w:rsid w:val="4C4E66F8"/>
    <w:rsid w:val="4C58C6DF"/>
    <w:rsid w:val="4C71E9F1"/>
    <w:rsid w:val="4C93C8B5"/>
    <w:rsid w:val="4CFB08CC"/>
    <w:rsid w:val="4D47DCD3"/>
    <w:rsid w:val="4D4B6D64"/>
    <w:rsid w:val="4D59A648"/>
    <w:rsid w:val="4D5AFE96"/>
    <w:rsid w:val="4D5E825C"/>
    <w:rsid w:val="4D73D07B"/>
    <w:rsid w:val="4D86A108"/>
    <w:rsid w:val="4DA0A0BC"/>
    <w:rsid w:val="4DBAE313"/>
    <w:rsid w:val="4DC78B42"/>
    <w:rsid w:val="4DCEF6FE"/>
    <w:rsid w:val="4DF75C36"/>
    <w:rsid w:val="4E382ABB"/>
    <w:rsid w:val="4E50B1EE"/>
    <w:rsid w:val="4E5F991B"/>
    <w:rsid w:val="4E82A9C9"/>
    <w:rsid w:val="4E88257D"/>
    <w:rsid w:val="4EBD4334"/>
    <w:rsid w:val="4F3E4791"/>
    <w:rsid w:val="4F48DBA4"/>
    <w:rsid w:val="4F551343"/>
    <w:rsid w:val="4F5F0D79"/>
    <w:rsid w:val="4FC4FF4D"/>
    <w:rsid w:val="4FCF1BDC"/>
    <w:rsid w:val="4FFD9488"/>
    <w:rsid w:val="500BFB73"/>
    <w:rsid w:val="502B9321"/>
    <w:rsid w:val="5069B7DF"/>
    <w:rsid w:val="5073822D"/>
    <w:rsid w:val="50DC91A8"/>
    <w:rsid w:val="5131EC0E"/>
    <w:rsid w:val="51EB8486"/>
    <w:rsid w:val="520E727E"/>
    <w:rsid w:val="522073FB"/>
    <w:rsid w:val="525D24F0"/>
    <w:rsid w:val="52CE4D84"/>
    <w:rsid w:val="53571904"/>
    <w:rsid w:val="535A8E4B"/>
    <w:rsid w:val="536689ED"/>
    <w:rsid w:val="5372A831"/>
    <w:rsid w:val="53BCFF2B"/>
    <w:rsid w:val="53CA3FFC"/>
    <w:rsid w:val="53CD8A1B"/>
    <w:rsid w:val="53D1E867"/>
    <w:rsid w:val="540F8501"/>
    <w:rsid w:val="5422854C"/>
    <w:rsid w:val="548D1CA8"/>
    <w:rsid w:val="54B12025"/>
    <w:rsid w:val="54E8ED41"/>
    <w:rsid w:val="54EE8E99"/>
    <w:rsid w:val="54F1DA98"/>
    <w:rsid w:val="550887F8"/>
    <w:rsid w:val="5536BACA"/>
    <w:rsid w:val="558E9FAE"/>
    <w:rsid w:val="55995ED5"/>
    <w:rsid w:val="55E4116D"/>
    <w:rsid w:val="562B1859"/>
    <w:rsid w:val="5657CCBA"/>
    <w:rsid w:val="565D6413"/>
    <w:rsid w:val="567405EF"/>
    <w:rsid w:val="567A7122"/>
    <w:rsid w:val="5691A537"/>
    <w:rsid w:val="56948D44"/>
    <w:rsid w:val="5698F7D3"/>
    <w:rsid w:val="569B9FC7"/>
    <w:rsid w:val="56DDFDF6"/>
    <w:rsid w:val="56E56093"/>
    <w:rsid w:val="56EECC50"/>
    <w:rsid w:val="56F6C462"/>
    <w:rsid w:val="5704BD1D"/>
    <w:rsid w:val="57175B4D"/>
    <w:rsid w:val="571B3C0E"/>
    <w:rsid w:val="57398C4D"/>
    <w:rsid w:val="578DFE5B"/>
    <w:rsid w:val="57B47EFF"/>
    <w:rsid w:val="57B873BE"/>
    <w:rsid w:val="57BFED0F"/>
    <w:rsid w:val="57CEFB1A"/>
    <w:rsid w:val="57E3C6D6"/>
    <w:rsid w:val="57F73ED9"/>
    <w:rsid w:val="580045AA"/>
    <w:rsid w:val="580729C0"/>
    <w:rsid w:val="580EDB61"/>
    <w:rsid w:val="58541F1E"/>
    <w:rsid w:val="5872FE1C"/>
    <w:rsid w:val="58AAD4C6"/>
    <w:rsid w:val="58C01E94"/>
    <w:rsid w:val="58E948B4"/>
    <w:rsid w:val="58F78745"/>
    <w:rsid w:val="590DCB16"/>
    <w:rsid w:val="591E0345"/>
    <w:rsid w:val="591FFC0D"/>
    <w:rsid w:val="596269C9"/>
    <w:rsid w:val="599E9FF8"/>
    <w:rsid w:val="59A0763E"/>
    <w:rsid w:val="59A72054"/>
    <w:rsid w:val="59AEDB88"/>
    <w:rsid w:val="59BA8E79"/>
    <w:rsid w:val="59FC4B07"/>
    <w:rsid w:val="5A0305E6"/>
    <w:rsid w:val="5A0C4CED"/>
    <w:rsid w:val="5A0CC98D"/>
    <w:rsid w:val="5A29B5E7"/>
    <w:rsid w:val="5A2F20F6"/>
    <w:rsid w:val="5A5C033A"/>
    <w:rsid w:val="5A5C42C5"/>
    <w:rsid w:val="5A84AE45"/>
    <w:rsid w:val="5AAE5BCC"/>
    <w:rsid w:val="5AC613A7"/>
    <w:rsid w:val="5ACB45D1"/>
    <w:rsid w:val="5ACD8FD6"/>
    <w:rsid w:val="5B83AB3D"/>
    <w:rsid w:val="5B9DC10F"/>
    <w:rsid w:val="5BA0C2E7"/>
    <w:rsid w:val="5C581E11"/>
    <w:rsid w:val="5C92D7B3"/>
    <w:rsid w:val="5CA56274"/>
    <w:rsid w:val="5CB99C7F"/>
    <w:rsid w:val="5D2501AC"/>
    <w:rsid w:val="5D4B3159"/>
    <w:rsid w:val="5D6BDD4B"/>
    <w:rsid w:val="5D7BCB30"/>
    <w:rsid w:val="5D7EF353"/>
    <w:rsid w:val="5D9F7BB6"/>
    <w:rsid w:val="5DA97AB4"/>
    <w:rsid w:val="5DD98450"/>
    <w:rsid w:val="5DDD2A94"/>
    <w:rsid w:val="5DF9F237"/>
    <w:rsid w:val="5E049321"/>
    <w:rsid w:val="5E28392B"/>
    <w:rsid w:val="5E771DDF"/>
    <w:rsid w:val="5ECC3005"/>
    <w:rsid w:val="5F1B67D6"/>
    <w:rsid w:val="5F301BF1"/>
    <w:rsid w:val="5F9FE7B4"/>
    <w:rsid w:val="5FBBDCE9"/>
    <w:rsid w:val="5FFD49F9"/>
    <w:rsid w:val="60062A98"/>
    <w:rsid w:val="600A2CC5"/>
    <w:rsid w:val="6036D98F"/>
    <w:rsid w:val="6042F012"/>
    <w:rsid w:val="604ED09F"/>
    <w:rsid w:val="6055E8B9"/>
    <w:rsid w:val="6059D2FA"/>
    <w:rsid w:val="6069BCC7"/>
    <w:rsid w:val="60AD234D"/>
    <w:rsid w:val="60C2A4BD"/>
    <w:rsid w:val="60DDC20C"/>
    <w:rsid w:val="60F8A454"/>
    <w:rsid w:val="61424317"/>
    <w:rsid w:val="61EE6A1A"/>
    <w:rsid w:val="6209BDEF"/>
    <w:rsid w:val="625929A3"/>
    <w:rsid w:val="626F5C78"/>
    <w:rsid w:val="62A1F9C9"/>
    <w:rsid w:val="62A62342"/>
    <w:rsid w:val="62B834DE"/>
    <w:rsid w:val="62CF147E"/>
    <w:rsid w:val="62DE9CE2"/>
    <w:rsid w:val="62FC5786"/>
    <w:rsid w:val="632C0E3F"/>
    <w:rsid w:val="638255EA"/>
    <w:rsid w:val="63EDE7D8"/>
    <w:rsid w:val="642C92E8"/>
    <w:rsid w:val="643F0BDD"/>
    <w:rsid w:val="64561B63"/>
    <w:rsid w:val="64B15A70"/>
    <w:rsid w:val="64B96D26"/>
    <w:rsid w:val="64E785DC"/>
    <w:rsid w:val="654F667A"/>
    <w:rsid w:val="6567AF6E"/>
    <w:rsid w:val="6573D66D"/>
    <w:rsid w:val="6584280B"/>
    <w:rsid w:val="65EA3B17"/>
    <w:rsid w:val="65EC63DD"/>
    <w:rsid w:val="65F70A20"/>
    <w:rsid w:val="65F83BA1"/>
    <w:rsid w:val="662ABEEB"/>
    <w:rsid w:val="664E91B9"/>
    <w:rsid w:val="66604A69"/>
    <w:rsid w:val="667843A6"/>
    <w:rsid w:val="669A7C5B"/>
    <w:rsid w:val="67015C6E"/>
    <w:rsid w:val="67021C01"/>
    <w:rsid w:val="6724E89B"/>
    <w:rsid w:val="674B2288"/>
    <w:rsid w:val="6775AF10"/>
    <w:rsid w:val="6777E4C0"/>
    <w:rsid w:val="677B8A5B"/>
    <w:rsid w:val="678C0734"/>
    <w:rsid w:val="67A8570C"/>
    <w:rsid w:val="67F4AEAF"/>
    <w:rsid w:val="67F8AC76"/>
    <w:rsid w:val="67F9F88E"/>
    <w:rsid w:val="67FC9168"/>
    <w:rsid w:val="67FEEAEA"/>
    <w:rsid w:val="680A2A6A"/>
    <w:rsid w:val="681D5F3A"/>
    <w:rsid w:val="685D09B7"/>
    <w:rsid w:val="68749A0D"/>
    <w:rsid w:val="6881178C"/>
    <w:rsid w:val="68C88AE5"/>
    <w:rsid w:val="68E2DDA3"/>
    <w:rsid w:val="694BBF39"/>
    <w:rsid w:val="695857DB"/>
    <w:rsid w:val="695AF4DC"/>
    <w:rsid w:val="6977D33E"/>
    <w:rsid w:val="6985CDF9"/>
    <w:rsid w:val="69881F3D"/>
    <w:rsid w:val="69C7229F"/>
    <w:rsid w:val="69E11D88"/>
    <w:rsid w:val="69E34659"/>
    <w:rsid w:val="69EED64C"/>
    <w:rsid w:val="6A2D9A9A"/>
    <w:rsid w:val="6A342131"/>
    <w:rsid w:val="6A3CF117"/>
    <w:rsid w:val="6A9348FD"/>
    <w:rsid w:val="6A9C6ED7"/>
    <w:rsid w:val="6B1A5020"/>
    <w:rsid w:val="6B7F3532"/>
    <w:rsid w:val="6BB5E844"/>
    <w:rsid w:val="6BFEB968"/>
    <w:rsid w:val="6C2E1E5C"/>
    <w:rsid w:val="6C7244E1"/>
    <w:rsid w:val="6C9514BB"/>
    <w:rsid w:val="6CA73D0F"/>
    <w:rsid w:val="6D098924"/>
    <w:rsid w:val="6D0EF926"/>
    <w:rsid w:val="6D1EE188"/>
    <w:rsid w:val="6D56E1CF"/>
    <w:rsid w:val="6DCD4C84"/>
    <w:rsid w:val="6DD2F9BC"/>
    <w:rsid w:val="6DE5C1BF"/>
    <w:rsid w:val="6DEE2995"/>
    <w:rsid w:val="6E34A78F"/>
    <w:rsid w:val="6E611ECD"/>
    <w:rsid w:val="6E62EC28"/>
    <w:rsid w:val="6E82BEE9"/>
    <w:rsid w:val="6EAA4574"/>
    <w:rsid w:val="6EEADA0A"/>
    <w:rsid w:val="6F282B94"/>
    <w:rsid w:val="6F3362F1"/>
    <w:rsid w:val="6F34888A"/>
    <w:rsid w:val="6F5D6C32"/>
    <w:rsid w:val="6F74F1D4"/>
    <w:rsid w:val="6F869BF4"/>
    <w:rsid w:val="6F9E41C4"/>
    <w:rsid w:val="6FA18BC7"/>
    <w:rsid w:val="6FA3DE01"/>
    <w:rsid w:val="6FA647FC"/>
    <w:rsid w:val="6FCC2291"/>
    <w:rsid w:val="6FD6F533"/>
    <w:rsid w:val="6FF7F834"/>
    <w:rsid w:val="700B6F5B"/>
    <w:rsid w:val="701B9943"/>
    <w:rsid w:val="702CADAA"/>
    <w:rsid w:val="706A3C8F"/>
    <w:rsid w:val="70B5525D"/>
    <w:rsid w:val="70C07349"/>
    <w:rsid w:val="70CD4B18"/>
    <w:rsid w:val="70FD292C"/>
    <w:rsid w:val="71198E56"/>
    <w:rsid w:val="71378254"/>
    <w:rsid w:val="71B1734D"/>
    <w:rsid w:val="723A3BFC"/>
    <w:rsid w:val="72498534"/>
    <w:rsid w:val="72707026"/>
    <w:rsid w:val="727E2BC5"/>
    <w:rsid w:val="72C6AFD7"/>
    <w:rsid w:val="72EE82C5"/>
    <w:rsid w:val="7310C0C0"/>
    <w:rsid w:val="731DB898"/>
    <w:rsid w:val="731E2BF2"/>
    <w:rsid w:val="73212A18"/>
    <w:rsid w:val="7379F01A"/>
    <w:rsid w:val="738B478A"/>
    <w:rsid w:val="738E0372"/>
    <w:rsid w:val="7398AEEA"/>
    <w:rsid w:val="73B87325"/>
    <w:rsid w:val="7428AEA8"/>
    <w:rsid w:val="7459D4A2"/>
    <w:rsid w:val="7477B2BA"/>
    <w:rsid w:val="747C57FB"/>
    <w:rsid w:val="74A5252C"/>
    <w:rsid w:val="74CE8BAA"/>
    <w:rsid w:val="74E8BE9E"/>
    <w:rsid w:val="751046B9"/>
    <w:rsid w:val="75339014"/>
    <w:rsid w:val="754FCA54"/>
    <w:rsid w:val="75A2DF27"/>
    <w:rsid w:val="75C9D99D"/>
    <w:rsid w:val="75E18A8F"/>
    <w:rsid w:val="764DF34F"/>
    <w:rsid w:val="765AE5DB"/>
    <w:rsid w:val="7682ADB6"/>
    <w:rsid w:val="769C5171"/>
    <w:rsid w:val="769F909B"/>
    <w:rsid w:val="76B0CFB6"/>
    <w:rsid w:val="76BF5630"/>
    <w:rsid w:val="76ED5C04"/>
    <w:rsid w:val="7707087D"/>
    <w:rsid w:val="770B2774"/>
    <w:rsid w:val="77729782"/>
    <w:rsid w:val="7793BCD0"/>
    <w:rsid w:val="77982DE0"/>
    <w:rsid w:val="77A27EA6"/>
    <w:rsid w:val="77B86065"/>
    <w:rsid w:val="77BAE914"/>
    <w:rsid w:val="77BAF5AB"/>
    <w:rsid w:val="77E478B1"/>
    <w:rsid w:val="7804FC5E"/>
    <w:rsid w:val="781358EE"/>
    <w:rsid w:val="785C50FC"/>
    <w:rsid w:val="788450A3"/>
    <w:rsid w:val="78A3A1F4"/>
    <w:rsid w:val="78D3FF42"/>
    <w:rsid w:val="79104795"/>
    <w:rsid w:val="79223F71"/>
    <w:rsid w:val="7945F0A2"/>
    <w:rsid w:val="794FF3D2"/>
    <w:rsid w:val="795DD52F"/>
    <w:rsid w:val="79A88BD6"/>
    <w:rsid w:val="79AD45B9"/>
    <w:rsid w:val="79BB9B2F"/>
    <w:rsid w:val="7A22700E"/>
    <w:rsid w:val="7A659C4A"/>
    <w:rsid w:val="7A6EEA43"/>
    <w:rsid w:val="7ACE9DC9"/>
    <w:rsid w:val="7AE711BB"/>
    <w:rsid w:val="7AF55DF8"/>
    <w:rsid w:val="7B3B5DF1"/>
    <w:rsid w:val="7B48A05E"/>
    <w:rsid w:val="7B6071C8"/>
    <w:rsid w:val="7B7422DF"/>
    <w:rsid w:val="7BBA8440"/>
    <w:rsid w:val="7BDCAADF"/>
    <w:rsid w:val="7BFAB29F"/>
    <w:rsid w:val="7C237ECE"/>
    <w:rsid w:val="7C631DCF"/>
    <w:rsid w:val="7C705573"/>
    <w:rsid w:val="7C8020C2"/>
    <w:rsid w:val="7C8C8E1E"/>
    <w:rsid w:val="7C92BA94"/>
    <w:rsid w:val="7C9EE4A0"/>
    <w:rsid w:val="7CD65AF7"/>
    <w:rsid w:val="7CF628CA"/>
    <w:rsid w:val="7D0AE278"/>
    <w:rsid w:val="7D0BCA93"/>
    <w:rsid w:val="7D1B8D29"/>
    <w:rsid w:val="7D4217DF"/>
    <w:rsid w:val="7D6494F0"/>
    <w:rsid w:val="7D9936D6"/>
    <w:rsid w:val="7E37807F"/>
    <w:rsid w:val="7E425F57"/>
    <w:rsid w:val="7EC3B4F0"/>
    <w:rsid w:val="7EC4A06F"/>
    <w:rsid w:val="7ED7615B"/>
    <w:rsid w:val="7F044E9A"/>
    <w:rsid w:val="7F08E79A"/>
    <w:rsid w:val="7F25978E"/>
    <w:rsid w:val="7F551330"/>
    <w:rsid w:val="7F6B8C49"/>
    <w:rsid w:val="7F7A3CCB"/>
    <w:rsid w:val="7F89FA6B"/>
    <w:rsid w:val="7FB96B5E"/>
    <w:rsid w:val="7FBC3C5A"/>
    <w:rsid w:val="7FDCEF9A"/>
    <w:rsid w:val="7FE8A2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023437"/>
  <w15:chartTrackingRefBased/>
  <w15:docId w15:val="{EEF43EAC-9712-4851-9A6D-E253BE3D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6DB"/>
    <w:rPr>
      <w:rFonts w:eastAsiaTheme="majorEastAsia" w:cstheme="majorBidi"/>
      <w:color w:val="272727" w:themeColor="text1" w:themeTint="D8"/>
    </w:rPr>
  </w:style>
  <w:style w:type="paragraph" w:styleId="Title">
    <w:name w:val="Title"/>
    <w:basedOn w:val="Normal"/>
    <w:next w:val="Normal"/>
    <w:link w:val="TitleChar"/>
    <w:uiPriority w:val="10"/>
    <w:qFormat/>
    <w:rsid w:val="00696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6DB"/>
    <w:pPr>
      <w:spacing w:before="160"/>
      <w:jc w:val="center"/>
    </w:pPr>
    <w:rPr>
      <w:i/>
      <w:iCs/>
      <w:color w:val="404040" w:themeColor="text1" w:themeTint="BF"/>
    </w:rPr>
  </w:style>
  <w:style w:type="character" w:customStyle="1" w:styleId="QuoteChar">
    <w:name w:val="Quote Char"/>
    <w:basedOn w:val="DefaultParagraphFont"/>
    <w:link w:val="Quote"/>
    <w:uiPriority w:val="29"/>
    <w:rsid w:val="006966DB"/>
    <w:rPr>
      <w:i/>
      <w:iCs/>
      <w:color w:val="404040" w:themeColor="text1" w:themeTint="BF"/>
    </w:rPr>
  </w:style>
  <w:style w:type="paragraph" w:styleId="ListParagraph">
    <w:name w:val="List Paragraph"/>
    <w:basedOn w:val="Normal"/>
    <w:uiPriority w:val="34"/>
    <w:qFormat/>
    <w:rsid w:val="006966DB"/>
    <w:pPr>
      <w:ind w:left="720"/>
      <w:contextualSpacing/>
    </w:pPr>
  </w:style>
  <w:style w:type="character" w:styleId="IntenseEmphasis">
    <w:name w:val="Intense Emphasis"/>
    <w:basedOn w:val="DefaultParagraphFont"/>
    <w:uiPriority w:val="21"/>
    <w:qFormat/>
    <w:rsid w:val="006966DB"/>
    <w:rPr>
      <w:i/>
      <w:iCs/>
      <w:color w:val="0F4761" w:themeColor="accent1" w:themeShade="BF"/>
    </w:rPr>
  </w:style>
  <w:style w:type="paragraph" w:styleId="IntenseQuote">
    <w:name w:val="Intense Quote"/>
    <w:basedOn w:val="Normal"/>
    <w:next w:val="Normal"/>
    <w:link w:val="IntenseQuoteChar"/>
    <w:uiPriority w:val="30"/>
    <w:qFormat/>
    <w:rsid w:val="00696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6DB"/>
    <w:rPr>
      <w:i/>
      <w:iCs/>
      <w:color w:val="0F4761" w:themeColor="accent1" w:themeShade="BF"/>
    </w:rPr>
  </w:style>
  <w:style w:type="character" w:styleId="IntenseReference">
    <w:name w:val="Intense Reference"/>
    <w:basedOn w:val="DefaultParagraphFont"/>
    <w:uiPriority w:val="32"/>
    <w:qFormat/>
    <w:rsid w:val="006966DB"/>
    <w:rPr>
      <w:b/>
      <w:bCs/>
      <w:smallCaps/>
      <w:color w:val="0F4761" w:themeColor="accent1" w:themeShade="BF"/>
      <w:spacing w:val="5"/>
    </w:rPr>
  </w:style>
  <w:style w:type="paragraph" w:styleId="Revision">
    <w:name w:val="Revision"/>
    <w:hidden/>
    <w:uiPriority w:val="99"/>
    <w:semiHidden/>
    <w:rsid w:val="00A33E3A"/>
    <w:pPr>
      <w:spacing w:after="0" w:line="240" w:lineRule="auto"/>
    </w:pPr>
  </w:style>
  <w:style w:type="paragraph" w:styleId="Header">
    <w:name w:val="header"/>
    <w:basedOn w:val="Normal"/>
    <w:link w:val="HeaderChar"/>
    <w:uiPriority w:val="99"/>
    <w:unhideWhenUsed/>
    <w:rsid w:val="00143E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3ECD"/>
  </w:style>
  <w:style w:type="paragraph" w:styleId="Footer">
    <w:name w:val="footer"/>
    <w:basedOn w:val="Normal"/>
    <w:link w:val="FooterChar"/>
    <w:uiPriority w:val="99"/>
    <w:unhideWhenUsed/>
    <w:rsid w:val="00143E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3ECD"/>
  </w:style>
  <w:style w:type="table" w:styleId="TableGrid">
    <w:name w:val="Table Grid"/>
    <w:basedOn w:val="TableNormal"/>
    <w:uiPriority w:val="59"/>
    <w:rsid w:val="009400D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Parker</dc:creator>
  <cp:keywords/>
  <dc:description/>
  <cp:lastModifiedBy>Timothy Thomas</cp:lastModifiedBy>
  <cp:revision>600</cp:revision>
  <dcterms:created xsi:type="dcterms:W3CDTF">2026-02-04T02:22:00Z</dcterms:created>
  <dcterms:modified xsi:type="dcterms:W3CDTF">2026-02-12T21:41:00Z</dcterms:modified>
</cp:coreProperties>
</file>